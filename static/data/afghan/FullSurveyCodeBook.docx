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42BBF" w:rsidRPr="00442BBF" w:rsidRDefault="00442BBF" w:rsidP="00442BB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imes" w:hAnsi="Times" w:cs="Times"/>
          <w:b/>
          <w:bCs/>
          <w:color w:val="000000" w:themeColor="text1"/>
          <w:sz w:val="34"/>
          <w:szCs w:val="34"/>
        </w:rPr>
      </w:pPr>
      <w:r w:rsidRPr="00442BBF">
        <w:rPr>
          <w:rFonts w:ascii="Times" w:hAnsi="Times" w:cs="Times"/>
          <w:b/>
          <w:bCs/>
          <w:color w:val="000000" w:themeColor="text1"/>
          <w:sz w:val="34"/>
          <w:szCs w:val="34"/>
        </w:rPr>
        <w:t>5 Provinces Survey</w:t>
      </w:r>
    </w:p>
    <w:p w:rsidR="001D45D4" w:rsidRPr="00D92AE5" w:rsidRDefault="001D45D4" w:rsidP="0098408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 w:val="34"/>
          <w:szCs w:val="34"/>
        </w:rPr>
      </w:pPr>
      <w:r w:rsidRPr="00D92AE5">
        <w:rPr>
          <w:rFonts w:ascii="Times" w:hAnsi="Times" w:cs="Times"/>
          <w:color w:val="000000" w:themeColor="text1"/>
          <w:sz w:val="34"/>
          <w:szCs w:val="34"/>
        </w:rPr>
        <w:t>Verbal Consent Form</w:t>
      </w:r>
    </w:p>
    <w:p w:rsidR="001D45D4" w:rsidRPr="00D92AE5" w:rsidRDefault="001D45D4"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 w:val="23"/>
          <w:szCs w:val="23"/>
        </w:rPr>
      </w:pPr>
    </w:p>
    <w:p w:rsidR="001D45D4" w:rsidRPr="00D92AE5" w:rsidRDefault="001D45D4"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Pr>
      </w:pPr>
      <w:r w:rsidRPr="00D92AE5">
        <w:rPr>
          <w:rFonts w:ascii="Times New Roman" w:hAnsi="Times New Roman" w:cs="Times"/>
          <w:color w:val="000000" w:themeColor="text1"/>
          <w:szCs w:val="23"/>
        </w:rPr>
        <w:t>Hello, my name is [insert name]. I’m here today on behalf of researchers at Yale University</w:t>
      </w:r>
      <w:r w:rsidR="000F270A" w:rsidRPr="00D92AE5">
        <w:rPr>
          <w:rFonts w:ascii="Times New Roman" w:hAnsi="Times New Roman" w:cs="Times"/>
          <w:color w:val="000000" w:themeColor="text1"/>
          <w:szCs w:val="23"/>
        </w:rPr>
        <w:t>.</w:t>
      </w:r>
    </w:p>
    <w:p w:rsidR="001D45D4" w:rsidRPr="00D92AE5" w:rsidRDefault="001D45D4"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Pr>
      </w:pPr>
    </w:p>
    <w:p w:rsidR="001D45D4" w:rsidRPr="00D92AE5" w:rsidRDefault="001D45D4" w:rsidP="009067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Pr>
      </w:pPr>
      <w:r w:rsidRPr="00D92AE5">
        <w:rPr>
          <w:rFonts w:ascii="Times New Roman" w:hAnsi="Times New Roman" w:cs="Times"/>
          <w:color w:val="000000" w:themeColor="text1"/>
          <w:szCs w:val="23"/>
        </w:rPr>
        <w:t xml:space="preserve">I’m helping conduct an academic survey to learn about the experiences of people in communities that have been affected by violence during the recent war. We would like to learn some basic things about </w:t>
      </w:r>
      <w:r w:rsidR="00906775" w:rsidRPr="00D92AE5">
        <w:rPr>
          <w:rFonts w:ascii="Times New Roman" w:hAnsi="Times New Roman" w:cs="Times"/>
          <w:color w:val="000000" w:themeColor="text1"/>
          <w:szCs w:val="23"/>
        </w:rPr>
        <w:t xml:space="preserve">a selected member of your </w:t>
      </w:r>
      <w:proofErr w:type="gramStart"/>
      <w:r w:rsidR="00906775" w:rsidRPr="00D92AE5">
        <w:rPr>
          <w:rFonts w:ascii="Times New Roman" w:hAnsi="Times New Roman" w:cs="Times"/>
          <w:color w:val="000000" w:themeColor="text1"/>
          <w:szCs w:val="23"/>
        </w:rPr>
        <w:t xml:space="preserve">household </w:t>
      </w:r>
      <w:r w:rsidRPr="00D92AE5">
        <w:rPr>
          <w:rFonts w:ascii="Times New Roman" w:hAnsi="Times New Roman" w:cs="Times"/>
          <w:color w:val="000000" w:themeColor="text1"/>
          <w:szCs w:val="23"/>
        </w:rPr>
        <w:t>,</w:t>
      </w:r>
      <w:proofErr w:type="gramEnd"/>
      <w:r w:rsidRPr="00D92AE5">
        <w:rPr>
          <w:rFonts w:ascii="Times New Roman" w:hAnsi="Times New Roman" w:cs="Times"/>
          <w:color w:val="000000" w:themeColor="text1"/>
          <w:szCs w:val="23"/>
        </w:rPr>
        <w:t xml:space="preserve"> your community, and </w:t>
      </w:r>
      <w:r w:rsidR="00906775" w:rsidRPr="00D92AE5">
        <w:rPr>
          <w:rFonts w:ascii="Times New Roman" w:hAnsi="Times New Roman" w:cs="Times"/>
          <w:color w:val="000000" w:themeColor="text1"/>
          <w:szCs w:val="23"/>
        </w:rPr>
        <w:t xml:space="preserve">your or his </w:t>
      </w:r>
      <w:r w:rsidRPr="00D92AE5">
        <w:rPr>
          <w:rFonts w:ascii="Times New Roman" w:hAnsi="Times New Roman" w:cs="Times"/>
          <w:color w:val="000000" w:themeColor="text1"/>
          <w:szCs w:val="23"/>
        </w:rPr>
        <w:t>thoughts on several important issues that face Afghans today.</w:t>
      </w:r>
    </w:p>
    <w:p w:rsidR="001D45D4" w:rsidRPr="00D92AE5" w:rsidRDefault="001D45D4"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Pr>
      </w:pPr>
    </w:p>
    <w:p w:rsidR="001D45D4" w:rsidRPr="00D92AE5" w:rsidRDefault="001D45D4" w:rsidP="009067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Pr>
      </w:pPr>
      <w:r w:rsidRPr="00D92AE5">
        <w:rPr>
          <w:rFonts w:ascii="Times New Roman" w:hAnsi="Times New Roman" w:cs="Times"/>
          <w:color w:val="000000" w:themeColor="text1"/>
          <w:szCs w:val="23"/>
        </w:rPr>
        <w:t xml:space="preserve">Today we are surveying people in [neighborhood designation]. Your household has been selected at random, along with approximately [X] other households. In total, the survey will be conducted in at least [X] districts and will be given to no fewer than 2000 people. If you agree </w:t>
      </w:r>
      <w:r w:rsidR="00906775" w:rsidRPr="00D92AE5">
        <w:rPr>
          <w:rFonts w:ascii="Times New Roman" w:hAnsi="Times New Roman" w:cs="Times"/>
          <w:color w:val="000000" w:themeColor="text1"/>
          <w:szCs w:val="23"/>
        </w:rPr>
        <w:t xml:space="preserve">for your household </w:t>
      </w:r>
      <w:r w:rsidRPr="00D92AE5">
        <w:rPr>
          <w:rFonts w:ascii="Times New Roman" w:hAnsi="Times New Roman" w:cs="Times"/>
          <w:color w:val="000000" w:themeColor="text1"/>
          <w:szCs w:val="23"/>
        </w:rPr>
        <w:t xml:space="preserve">to participate, your answers and your participation will be anonymous. </w:t>
      </w:r>
    </w:p>
    <w:p w:rsidR="001D45D4" w:rsidRPr="00D92AE5" w:rsidRDefault="001D45D4"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Pr>
      </w:pPr>
    </w:p>
    <w:p w:rsidR="001D45D4" w:rsidRPr="00D92AE5" w:rsidRDefault="001D45D4"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Pr>
      </w:pPr>
      <w:r w:rsidRPr="00D92AE5">
        <w:rPr>
          <w:rFonts w:ascii="Times New Roman" w:hAnsi="Times New Roman" w:cs="Times"/>
          <w:color w:val="000000" w:themeColor="text1"/>
          <w:szCs w:val="23"/>
        </w:rPr>
        <w:t>This study is being conducted by a university, and the anonymous data will be made available to scholars, NGOs, governments, and ordinary people — you yourself may access the information should you wish to — though again, your identity will not be included.</w:t>
      </w:r>
    </w:p>
    <w:p w:rsidR="001D45D4" w:rsidRPr="00D92AE5" w:rsidRDefault="001D45D4"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Pr>
      </w:pPr>
    </w:p>
    <w:p w:rsidR="001D45D4" w:rsidRPr="00D92AE5" w:rsidRDefault="001D45D4" w:rsidP="0034321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Pr>
      </w:pPr>
      <w:r w:rsidRPr="00D92AE5">
        <w:rPr>
          <w:rFonts w:ascii="Times New Roman" w:hAnsi="Times New Roman" w:cs="Times"/>
          <w:color w:val="000000" w:themeColor="text1"/>
          <w:szCs w:val="23"/>
        </w:rPr>
        <w:t xml:space="preserve">If you agree </w:t>
      </w:r>
      <w:r w:rsidR="00906775" w:rsidRPr="00D92AE5">
        <w:rPr>
          <w:rFonts w:ascii="Times New Roman" w:hAnsi="Times New Roman" w:cs="Times"/>
          <w:color w:val="000000" w:themeColor="text1"/>
          <w:szCs w:val="23"/>
        </w:rPr>
        <w:t xml:space="preserve">for your household </w:t>
      </w:r>
      <w:r w:rsidRPr="00D92AE5">
        <w:rPr>
          <w:rFonts w:ascii="Times New Roman" w:hAnsi="Times New Roman" w:cs="Times"/>
          <w:color w:val="000000" w:themeColor="text1"/>
          <w:szCs w:val="23"/>
        </w:rPr>
        <w:t xml:space="preserve">to participate today, </w:t>
      </w:r>
      <w:r w:rsidR="00906775" w:rsidRPr="00D92AE5">
        <w:rPr>
          <w:rFonts w:ascii="Times New Roman" w:hAnsi="Times New Roman" w:cs="Times"/>
          <w:color w:val="000000" w:themeColor="text1"/>
          <w:szCs w:val="23"/>
        </w:rPr>
        <w:t xml:space="preserve">we will use a simple procedure called ‘Kish Grid’ to randomly select the respondent; whoever is selected, </w:t>
      </w:r>
      <w:proofErr w:type="spellStart"/>
      <w:r w:rsidR="00906775" w:rsidRPr="00D92AE5">
        <w:rPr>
          <w:rFonts w:ascii="Times New Roman" w:hAnsi="Times New Roman" w:cs="Times"/>
          <w:color w:val="000000" w:themeColor="text1"/>
          <w:szCs w:val="23"/>
        </w:rPr>
        <w:t>i.e</w:t>
      </w:r>
      <w:proofErr w:type="spellEnd"/>
      <w:r w:rsidR="00906775" w:rsidRPr="00D92AE5">
        <w:rPr>
          <w:rFonts w:ascii="Times New Roman" w:hAnsi="Times New Roman" w:cs="Times"/>
          <w:color w:val="000000" w:themeColor="text1"/>
          <w:szCs w:val="23"/>
        </w:rPr>
        <w:t xml:space="preserve"> </w:t>
      </w:r>
      <w:r w:rsidRPr="00D92AE5">
        <w:rPr>
          <w:rFonts w:ascii="Times New Roman" w:hAnsi="Times New Roman" w:cs="Times"/>
          <w:color w:val="000000" w:themeColor="text1"/>
          <w:szCs w:val="23"/>
        </w:rPr>
        <w:t xml:space="preserve">you </w:t>
      </w:r>
      <w:r w:rsidR="00906775" w:rsidRPr="00D92AE5">
        <w:rPr>
          <w:rFonts w:ascii="Times New Roman" w:hAnsi="Times New Roman" w:cs="Times"/>
          <w:color w:val="000000" w:themeColor="text1"/>
          <w:szCs w:val="23"/>
        </w:rPr>
        <w:t xml:space="preserve">or another member of your household </w:t>
      </w:r>
      <w:r w:rsidRPr="00D92AE5">
        <w:rPr>
          <w:rFonts w:ascii="Times New Roman" w:hAnsi="Times New Roman" w:cs="Times"/>
          <w:color w:val="000000" w:themeColor="text1"/>
          <w:szCs w:val="23"/>
        </w:rPr>
        <w:t xml:space="preserve">will be asked a series of questions that should take approximately 45 minutes. Your participation is voluntary and there is no consequence should you choose not to participate. However, we hope that you will allow us to speak with you today because we are very interested to learn about </w:t>
      </w:r>
      <w:r w:rsidR="00343213" w:rsidRPr="00D92AE5">
        <w:rPr>
          <w:rFonts w:ascii="Times New Roman" w:hAnsi="Times New Roman" w:cs="Times"/>
          <w:color w:val="000000" w:themeColor="text1"/>
          <w:szCs w:val="23"/>
        </w:rPr>
        <w:t xml:space="preserve">the </w:t>
      </w:r>
      <w:r w:rsidRPr="00D92AE5">
        <w:rPr>
          <w:rFonts w:ascii="Times New Roman" w:hAnsi="Times New Roman" w:cs="Times"/>
          <w:color w:val="000000" w:themeColor="text1"/>
          <w:szCs w:val="23"/>
        </w:rPr>
        <w:t>experiences.</w:t>
      </w:r>
    </w:p>
    <w:p w:rsidR="001D45D4" w:rsidRPr="00D92AE5" w:rsidRDefault="001D45D4"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Pr>
      </w:pPr>
    </w:p>
    <w:p w:rsidR="001D45D4" w:rsidRPr="00D92AE5" w:rsidRDefault="001D45D4"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Pr>
      </w:pPr>
      <w:r w:rsidRPr="00D92AE5">
        <w:rPr>
          <w:rFonts w:ascii="Times New Roman" w:hAnsi="Times New Roman" w:cs="Times"/>
          <w:color w:val="000000" w:themeColor="text1"/>
          <w:szCs w:val="23"/>
        </w:rPr>
        <w:t>May we speak with you today? Yes/No [Wait for respondent selection; if necessary, repeat introduction]</w:t>
      </w:r>
    </w:p>
    <w:p w:rsidR="001D45D4" w:rsidRPr="00D92AE5" w:rsidRDefault="001D45D4"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Pr>
      </w:pPr>
    </w:p>
    <w:p w:rsidR="00343213" w:rsidRPr="00D92AE5" w:rsidRDefault="00343213" w:rsidP="0034321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Pr>
      </w:pPr>
      <w:r w:rsidRPr="00D92AE5">
        <w:rPr>
          <w:rFonts w:ascii="Times New Roman" w:hAnsi="Times New Roman" w:cs="Times"/>
          <w:color w:val="000000" w:themeColor="text1"/>
          <w:szCs w:val="23"/>
        </w:rPr>
        <w:t xml:space="preserve">[If “Yes”], </w:t>
      </w:r>
      <w:r w:rsidR="001D45D4" w:rsidRPr="00D92AE5">
        <w:rPr>
          <w:rFonts w:ascii="Times New Roman" w:hAnsi="Times New Roman" w:cs="Times"/>
          <w:color w:val="000000" w:themeColor="text1"/>
          <w:szCs w:val="23"/>
        </w:rPr>
        <w:t xml:space="preserve">Thank </w:t>
      </w:r>
      <w:r w:rsidRPr="00D92AE5">
        <w:rPr>
          <w:rFonts w:ascii="Times New Roman" w:hAnsi="Times New Roman" w:cs="Times"/>
          <w:color w:val="000000" w:themeColor="text1"/>
          <w:szCs w:val="23"/>
        </w:rPr>
        <w:t>the respondent and go to next section for the selection of respondent</w:t>
      </w:r>
      <w:r w:rsidR="001D45D4" w:rsidRPr="00D92AE5">
        <w:rPr>
          <w:rFonts w:ascii="Times New Roman" w:hAnsi="Times New Roman" w:cs="Times"/>
          <w:color w:val="000000" w:themeColor="text1"/>
          <w:szCs w:val="23"/>
        </w:rPr>
        <w:t xml:space="preserve">. </w:t>
      </w:r>
    </w:p>
    <w:p w:rsidR="00343213" w:rsidRPr="00D92AE5" w:rsidRDefault="00343213" w:rsidP="0034321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Pr>
      </w:pPr>
    </w:p>
    <w:p w:rsidR="00343213" w:rsidRPr="00D92AE5" w:rsidRDefault="00343213" w:rsidP="0034321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Pr>
      </w:pPr>
      <w:r w:rsidRPr="00D92AE5">
        <w:rPr>
          <w:rFonts w:ascii="Times New Roman" w:hAnsi="Times New Roman" w:cs="Times"/>
          <w:color w:val="000000" w:themeColor="text1"/>
          <w:szCs w:val="23"/>
        </w:rPr>
        <w:t xml:space="preserve">[If “No”], Thank the respondent for his time and go to the next immediate household on your right. </w:t>
      </w:r>
    </w:p>
    <w:p w:rsidR="00343213" w:rsidRPr="00D92AE5" w:rsidRDefault="00343213" w:rsidP="0034321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Pr>
      </w:pPr>
    </w:p>
    <w:p w:rsidR="00C707CC" w:rsidRPr="00D92AE5" w:rsidRDefault="00C707CC"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34"/>
        </w:rPr>
      </w:pPr>
    </w:p>
    <w:p w:rsidR="000245B3" w:rsidRPr="00D92AE5" w:rsidRDefault="000245B3" w:rsidP="000245B3">
      <w:pPr>
        <w:rPr>
          <w:rFonts w:ascii="Times New Roman" w:hAnsi="Times New Roman" w:cs="Tahoma"/>
          <w:b/>
          <w:color w:val="000000" w:themeColor="text1"/>
        </w:rPr>
      </w:pPr>
      <w:r w:rsidRPr="00D92AE5">
        <w:rPr>
          <w:rFonts w:ascii="Times New Roman" w:hAnsi="Times New Roman" w:cs="Tahoma"/>
          <w:b/>
          <w:color w:val="000000" w:themeColor="text1"/>
          <w:u w:val="single"/>
        </w:rPr>
        <w:t>SELECTION OF RESPONDENT FOR INTERVIEWING</w:t>
      </w:r>
      <w:r w:rsidRPr="00D92AE5">
        <w:rPr>
          <w:rFonts w:ascii="Times New Roman" w:hAnsi="Times New Roman" w:cs="Tahoma"/>
          <w:b/>
          <w:color w:val="000000" w:themeColor="text1"/>
        </w:rPr>
        <w:t>:</w:t>
      </w:r>
    </w:p>
    <w:p w:rsidR="000245B3" w:rsidRPr="00D92AE5" w:rsidRDefault="000245B3" w:rsidP="000245B3">
      <w:pPr>
        <w:numPr>
          <w:ilvl w:val="0"/>
          <w:numId w:val="2"/>
        </w:numPr>
        <w:rPr>
          <w:rFonts w:ascii="Times New Roman" w:hAnsi="Times New Roman" w:cs="Tahoma"/>
          <w:color w:val="000000" w:themeColor="text1"/>
          <w:szCs w:val="20"/>
        </w:rPr>
      </w:pPr>
      <w:r w:rsidRPr="00D92AE5">
        <w:rPr>
          <w:rFonts w:ascii="Times New Roman" w:hAnsi="Times New Roman" w:cs="Tahoma"/>
          <w:color w:val="000000" w:themeColor="text1"/>
          <w:szCs w:val="20"/>
        </w:rPr>
        <w:t>List all of the males ages 16 and older living in the household (together with their ages) whether or not they are present. Start with the oldest and work down to the youngest.</w:t>
      </w:r>
    </w:p>
    <w:p w:rsidR="000245B3" w:rsidRPr="00D92AE5" w:rsidRDefault="000245B3" w:rsidP="000245B3">
      <w:pPr>
        <w:ind w:left="360"/>
        <w:rPr>
          <w:rFonts w:ascii="Times New Roman" w:hAnsi="Times New Roman" w:cs="Tahoma"/>
          <w:color w:val="000000" w:themeColor="text1"/>
          <w:szCs w:val="20"/>
        </w:rPr>
      </w:pPr>
    </w:p>
    <w:p w:rsidR="000245B3" w:rsidRPr="00D92AE5" w:rsidRDefault="000245B3" w:rsidP="000245B3">
      <w:pPr>
        <w:numPr>
          <w:ilvl w:val="0"/>
          <w:numId w:val="2"/>
        </w:numPr>
        <w:rPr>
          <w:rFonts w:ascii="Times New Roman" w:hAnsi="Times New Roman" w:cs="Tahoma"/>
          <w:color w:val="000000" w:themeColor="text1"/>
          <w:szCs w:val="20"/>
        </w:rPr>
      </w:pPr>
      <w:r w:rsidRPr="00D92AE5">
        <w:rPr>
          <w:rFonts w:ascii="Times New Roman" w:hAnsi="Times New Roman" w:cs="Tahoma"/>
          <w:color w:val="000000" w:themeColor="text1"/>
          <w:szCs w:val="20"/>
        </w:rPr>
        <w:t>Take the last figure of the questionnaire number and find the same number in the top line of the Kish Grid below.</w:t>
      </w:r>
    </w:p>
    <w:p w:rsidR="000245B3" w:rsidRPr="00D92AE5" w:rsidRDefault="000245B3" w:rsidP="000245B3">
      <w:pPr>
        <w:rPr>
          <w:rFonts w:ascii="Times New Roman" w:hAnsi="Times New Roman" w:cs="Tahoma"/>
          <w:color w:val="000000" w:themeColor="text1"/>
          <w:szCs w:val="20"/>
        </w:rPr>
      </w:pPr>
    </w:p>
    <w:p w:rsidR="000245B3" w:rsidRPr="00D92AE5" w:rsidRDefault="000245B3" w:rsidP="000245B3">
      <w:pPr>
        <w:numPr>
          <w:ilvl w:val="0"/>
          <w:numId w:val="2"/>
        </w:numPr>
        <w:rPr>
          <w:rFonts w:ascii="Times New Roman" w:hAnsi="Times New Roman" w:cs="Tahoma"/>
          <w:color w:val="000000" w:themeColor="text1"/>
          <w:szCs w:val="20"/>
        </w:rPr>
      </w:pPr>
      <w:r w:rsidRPr="00D92AE5">
        <w:rPr>
          <w:rFonts w:ascii="Times New Roman" w:hAnsi="Times New Roman" w:cs="Tahoma"/>
          <w:color w:val="000000" w:themeColor="text1"/>
          <w:szCs w:val="20"/>
        </w:rPr>
        <w:lastRenderedPageBreak/>
        <w:t>Look down that column and read off the number opposite the total number of adults in the household. That number is the key to the member of the household who should be interviewed.</w:t>
      </w:r>
    </w:p>
    <w:p w:rsidR="000245B3" w:rsidRPr="00D92AE5" w:rsidRDefault="000245B3" w:rsidP="000245B3">
      <w:pPr>
        <w:rPr>
          <w:rFonts w:ascii="Times New Roman" w:hAnsi="Times New Roman" w:cs="Tahoma"/>
          <w:color w:val="000000" w:themeColor="text1"/>
          <w:szCs w:val="20"/>
        </w:rPr>
      </w:pPr>
    </w:p>
    <w:p w:rsidR="000245B3" w:rsidRPr="00D92AE5" w:rsidRDefault="000245B3" w:rsidP="000245B3">
      <w:pPr>
        <w:numPr>
          <w:ilvl w:val="0"/>
          <w:numId w:val="2"/>
        </w:numPr>
        <w:rPr>
          <w:rFonts w:ascii="Times New Roman" w:hAnsi="Times New Roman" w:cs="Tahoma"/>
          <w:color w:val="000000" w:themeColor="text1"/>
          <w:szCs w:val="20"/>
        </w:rPr>
      </w:pPr>
      <w:r w:rsidRPr="00D92AE5">
        <w:rPr>
          <w:rFonts w:ascii="Times New Roman" w:hAnsi="Times New Roman" w:cs="Tahoma"/>
          <w:color w:val="000000" w:themeColor="text1"/>
          <w:szCs w:val="20"/>
        </w:rPr>
        <w:t>Refer back to the list of male family members and ask to speak to the person whose number is the same as the one you have taken out of the Kish Grid.</w:t>
      </w:r>
    </w:p>
    <w:p w:rsidR="000245B3" w:rsidRPr="00D92AE5" w:rsidRDefault="000245B3" w:rsidP="000245B3">
      <w:pPr>
        <w:rPr>
          <w:rFonts w:ascii="Times New Roman" w:hAnsi="Times New Roman" w:cs="Tahoma"/>
          <w:color w:val="000000" w:themeColor="text1"/>
          <w:szCs w:val="20"/>
        </w:rPr>
      </w:pPr>
    </w:p>
    <w:p w:rsidR="000245B3" w:rsidRPr="00D92AE5" w:rsidRDefault="000245B3" w:rsidP="000245B3">
      <w:pPr>
        <w:numPr>
          <w:ilvl w:val="0"/>
          <w:numId w:val="2"/>
        </w:numPr>
        <w:rPr>
          <w:rFonts w:ascii="Times New Roman" w:hAnsi="Times New Roman" w:cs="Tahoma"/>
          <w:color w:val="000000" w:themeColor="text1"/>
          <w:szCs w:val="20"/>
        </w:rPr>
      </w:pPr>
      <w:r w:rsidRPr="00D92AE5">
        <w:rPr>
          <w:rFonts w:ascii="Times New Roman" w:hAnsi="Times New Roman" w:cs="Tahoma"/>
          <w:color w:val="000000" w:themeColor="text1"/>
          <w:szCs w:val="20"/>
        </w:rPr>
        <w:t>Attempts should be made on different days and at least one attempt must be made on a weekend.  After three attempts, the household to the immediate right of the originally sampled household will be used for the survey.  If this household also fails, the household to the immediate left of the originally selected household can be used.</w:t>
      </w:r>
    </w:p>
    <w:p w:rsidR="000245B3" w:rsidRPr="00D92AE5" w:rsidRDefault="000245B3" w:rsidP="000245B3">
      <w:pPr>
        <w:rPr>
          <w:rFonts w:ascii="Times New Roman" w:hAnsi="Times New Roman" w:cs="Tahoma"/>
          <w:color w:val="000000" w:themeColor="text1"/>
          <w:szCs w:val="20"/>
        </w:rPr>
      </w:pPr>
    </w:p>
    <w:p w:rsidR="000245B3" w:rsidRPr="00D92AE5" w:rsidRDefault="000245B3" w:rsidP="000245B3">
      <w:pPr>
        <w:numPr>
          <w:ilvl w:val="0"/>
          <w:numId w:val="2"/>
        </w:numPr>
        <w:rPr>
          <w:rFonts w:ascii="Times New Roman" w:hAnsi="Times New Roman" w:cs="Tahoma"/>
          <w:color w:val="000000" w:themeColor="text1"/>
          <w:szCs w:val="20"/>
        </w:rPr>
      </w:pPr>
      <w:r w:rsidRPr="00D92AE5">
        <w:rPr>
          <w:rFonts w:ascii="Times New Roman" w:hAnsi="Times New Roman" w:cs="Tahoma"/>
          <w:b/>
          <w:bCs/>
          <w:color w:val="000000" w:themeColor="text1"/>
          <w:szCs w:val="20"/>
        </w:rPr>
        <w:t>Interviewer:</w:t>
      </w:r>
      <w:r w:rsidRPr="00D92AE5">
        <w:rPr>
          <w:rFonts w:ascii="Times New Roman" w:hAnsi="Times New Roman" w:cs="Tahoma"/>
          <w:color w:val="000000" w:themeColor="text1"/>
          <w:szCs w:val="20"/>
        </w:rPr>
        <w:t xml:space="preserve"> Please list all of the males ages 16 and older living in the same household (together with their ages) whether or not they are present. Start with the oldest and work down to the youngest.</w:t>
      </w:r>
    </w:p>
    <w:p w:rsidR="000245B3" w:rsidRPr="00D92AE5" w:rsidRDefault="000245B3" w:rsidP="000245B3">
      <w:pPr>
        <w:ind w:left="360"/>
        <w:rPr>
          <w:rFonts w:ascii="Times New Roman" w:hAnsi="Times New Roman" w:cs="Tahoma"/>
          <w:b/>
          <w:color w:val="000000" w:themeColor="text1"/>
          <w:szCs w:val="20"/>
        </w:rPr>
      </w:pPr>
    </w:p>
    <w:p w:rsidR="000245B3" w:rsidRPr="00D92AE5" w:rsidRDefault="000245B3" w:rsidP="000245B3">
      <w:pPr>
        <w:tabs>
          <w:tab w:val="left" w:pos="9360"/>
          <w:tab w:val="left" w:pos="9720"/>
          <w:tab w:val="left" w:pos="9900"/>
        </w:tabs>
        <w:ind w:right="720"/>
        <w:rPr>
          <w:rFonts w:ascii="Times New Roman" w:hAnsi="Times New Roman" w:cs="Tahoma"/>
          <w:b/>
          <w:color w:val="000000" w:themeColor="text1"/>
          <w:lang w:val="fr-FR"/>
        </w:rPr>
      </w:pPr>
      <w:r w:rsidRPr="00D92AE5">
        <w:rPr>
          <w:rFonts w:ascii="Times New Roman" w:hAnsi="Times New Roman" w:cs="Tahoma"/>
          <w:b/>
          <w:color w:val="000000" w:themeColor="text1"/>
          <w:u w:val="single"/>
          <w:lang w:val="fr-FR"/>
        </w:rPr>
        <w:t>LAST DIGIT ON QUESTIONNAIRE NUMBER</w:t>
      </w:r>
      <w:r w:rsidRPr="00D92AE5">
        <w:rPr>
          <w:rFonts w:ascii="Times New Roman" w:hAnsi="Times New Roman" w:cs="Tahoma"/>
          <w:b/>
          <w:color w:val="000000" w:themeColor="text1"/>
          <w:lang w:val="fr-FR"/>
        </w:rPr>
        <w:t>:</w:t>
      </w:r>
    </w:p>
    <w:tbl>
      <w:tblPr>
        <w:tblW w:w="11175" w:type="dxa"/>
        <w:tblInd w:w="-125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3345"/>
        <w:gridCol w:w="1260"/>
        <w:gridCol w:w="597"/>
        <w:gridCol w:w="573"/>
        <w:gridCol w:w="720"/>
        <w:gridCol w:w="720"/>
        <w:gridCol w:w="720"/>
        <w:gridCol w:w="720"/>
        <w:gridCol w:w="720"/>
        <w:gridCol w:w="720"/>
        <w:gridCol w:w="630"/>
        <w:gridCol w:w="450"/>
      </w:tblGrid>
      <w:tr w:rsidR="00723D1A" w:rsidRPr="00D92AE5">
        <w:trPr>
          <w:trHeight w:val="327"/>
        </w:trPr>
        <w:tc>
          <w:tcPr>
            <w:tcW w:w="3345" w:type="dxa"/>
            <w:tcBorders>
              <w:right w:val="single" w:sz="4" w:space="0" w:color="auto"/>
            </w:tcBorders>
            <w:vAlign w:val="center"/>
          </w:tcPr>
          <w:p w:rsidR="00723D1A" w:rsidRPr="00D92AE5" w:rsidRDefault="00723D1A" w:rsidP="00ED2B91">
            <w:pPr>
              <w:rPr>
                <w:rFonts w:ascii="Times New Roman" w:hAnsi="Times New Roman" w:cs="Tahoma"/>
                <w:color w:val="000000" w:themeColor="text1"/>
                <w:sz w:val="20"/>
              </w:rPr>
            </w:pPr>
            <w:r w:rsidRPr="00D92AE5">
              <w:rPr>
                <w:rFonts w:ascii="Times New Roman" w:hAnsi="Times New Roman" w:cs="Tahoma"/>
                <w:color w:val="000000" w:themeColor="text1"/>
                <w:sz w:val="20"/>
              </w:rPr>
              <w:t>Names of household members</w:t>
            </w:r>
          </w:p>
        </w:tc>
        <w:tc>
          <w:tcPr>
            <w:tcW w:w="1260" w:type="dxa"/>
          </w:tcPr>
          <w:p w:rsidR="00723D1A" w:rsidRPr="00D92AE5" w:rsidRDefault="00723D1A" w:rsidP="00ED2B91">
            <w:pPr>
              <w:jc w:val="center"/>
              <w:rPr>
                <w:rFonts w:ascii="Times New Roman" w:hAnsi="Times New Roman" w:cs="Tahoma"/>
                <w:b/>
                <w:color w:val="000000" w:themeColor="text1"/>
                <w:sz w:val="20"/>
              </w:rPr>
            </w:pPr>
            <w:r w:rsidRPr="00D92AE5">
              <w:rPr>
                <w:rFonts w:ascii="Times New Roman" w:hAnsi="Times New Roman" w:cs="Tahoma"/>
                <w:b/>
                <w:color w:val="000000" w:themeColor="text1"/>
                <w:sz w:val="20"/>
              </w:rPr>
              <w:t>AGE</w:t>
            </w:r>
          </w:p>
        </w:tc>
        <w:tc>
          <w:tcPr>
            <w:tcW w:w="597" w:type="dxa"/>
            <w:vAlign w:val="center"/>
          </w:tcPr>
          <w:p w:rsidR="00723D1A" w:rsidRPr="00D92AE5" w:rsidRDefault="00723D1A" w:rsidP="00ED2B91">
            <w:pPr>
              <w:jc w:val="center"/>
              <w:rPr>
                <w:rFonts w:ascii="Times New Roman" w:hAnsi="Times New Roman" w:cs="Tahoma"/>
                <w:b/>
                <w:color w:val="000000" w:themeColor="text1"/>
                <w:sz w:val="20"/>
              </w:rPr>
            </w:pPr>
            <w:r w:rsidRPr="00D92AE5">
              <w:rPr>
                <w:rFonts w:ascii="Times New Roman" w:hAnsi="Times New Roman" w:cs="Tahoma"/>
                <w:b/>
                <w:color w:val="000000" w:themeColor="text1"/>
                <w:sz w:val="20"/>
              </w:rPr>
              <w:t>1</w:t>
            </w:r>
          </w:p>
        </w:tc>
        <w:tc>
          <w:tcPr>
            <w:tcW w:w="573" w:type="dxa"/>
            <w:vAlign w:val="center"/>
          </w:tcPr>
          <w:p w:rsidR="00723D1A" w:rsidRPr="00D92AE5" w:rsidRDefault="00723D1A" w:rsidP="00ED2B91">
            <w:pPr>
              <w:jc w:val="center"/>
              <w:rPr>
                <w:rFonts w:ascii="Times New Roman" w:hAnsi="Times New Roman" w:cs="Tahoma"/>
                <w:b/>
                <w:color w:val="000000" w:themeColor="text1"/>
                <w:sz w:val="20"/>
              </w:rPr>
            </w:pPr>
            <w:r w:rsidRPr="00D92AE5">
              <w:rPr>
                <w:rFonts w:ascii="Times New Roman" w:hAnsi="Times New Roman" w:cs="Tahoma"/>
                <w:b/>
                <w:color w:val="000000" w:themeColor="text1"/>
                <w:sz w:val="20"/>
              </w:rPr>
              <w:t>2</w:t>
            </w:r>
          </w:p>
        </w:tc>
        <w:tc>
          <w:tcPr>
            <w:tcW w:w="720" w:type="dxa"/>
            <w:vAlign w:val="center"/>
          </w:tcPr>
          <w:p w:rsidR="00723D1A" w:rsidRPr="00D92AE5" w:rsidRDefault="00723D1A" w:rsidP="00ED2B91">
            <w:pPr>
              <w:jc w:val="center"/>
              <w:rPr>
                <w:rFonts w:ascii="Times New Roman" w:hAnsi="Times New Roman" w:cs="Tahoma"/>
                <w:b/>
                <w:color w:val="000000" w:themeColor="text1"/>
                <w:sz w:val="20"/>
              </w:rPr>
            </w:pPr>
            <w:r w:rsidRPr="00D92AE5">
              <w:rPr>
                <w:rFonts w:ascii="Times New Roman" w:hAnsi="Times New Roman" w:cs="Tahoma"/>
                <w:b/>
                <w:color w:val="000000" w:themeColor="text1"/>
                <w:sz w:val="20"/>
              </w:rPr>
              <w:t>3</w:t>
            </w:r>
          </w:p>
        </w:tc>
        <w:tc>
          <w:tcPr>
            <w:tcW w:w="720" w:type="dxa"/>
            <w:vAlign w:val="center"/>
          </w:tcPr>
          <w:p w:rsidR="00723D1A" w:rsidRPr="00D92AE5" w:rsidRDefault="00723D1A" w:rsidP="00ED2B91">
            <w:pPr>
              <w:jc w:val="center"/>
              <w:rPr>
                <w:rFonts w:ascii="Times New Roman" w:hAnsi="Times New Roman" w:cs="Tahoma"/>
                <w:b/>
                <w:color w:val="000000" w:themeColor="text1"/>
                <w:sz w:val="20"/>
              </w:rPr>
            </w:pPr>
            <w:r w:rsidRPr="00D92AE5">
              <w:rPr>
                <w:rFonts w:ascii="Times New Roman" w:hAnsi="Times New Roman" w:cs="Tahoma"/>
                <w:b/>
                <w:color w:val="000000" w:themeColor="text1"/>
                <w:sz w:val="20"/>
              </w:rPr>
              <w:t>4</w:t>
            </w:r>
          </w:p>
        </w:tc>
        <w:tc>
          <w:tcPr>
            <w:tcW w:w="720" w:type="dxa"/>
            <w:vAlign w:val="center"/>
          </w:tcPr>
          <w:p w:rsidR="00723D1A" w:rsidRPr="00D92AE5" w:rsidRDefault="00723D1A" w:rsidP="00ED2B91">
            <w:pPr>
              <w:jc w:val="center"/>
              <w:rPr>
                <w:rFonts w:ascii="Times New Roman" w:hAnsi="Times New Roman" w:cs="Tahoma"/>
                <w:b/>
                <w:color w:val="000000" w:themeColor="text1"/>
                <w:sz w:val="20"/>
              </w:rPr>
            </w:pPr>
            <w:r w:rsidRPr="00D92AE5">
              <w:rPr>
                <w:rFonts w:ascii="Times New Roman" w:hAnsi="Times New Roman" w:cs="Tahoma"/>
                <w:b/>
                <w:color w:val="000000" w:themeColor="text1"/>
                <w:sz w:val="20"/>
              </w:rPr>
              <w:t>5</w:t>
            </w:r>
          </w:p>
        </w:tc>
        <w:tc>
          <w:tcPr>
            <w:tcW w:w="720" w:type="dxa"/>
            <w:vAlign w:val="center"/>
          </w:tcPr>
          <w:p w:rsidR="00723D1A" w:rsidRPr="00D92AE5" w:rsidRDefault="00723D1A" w:rsidP="00ED2B91">
            <w:pPr>
              <w:jc w:val="center"/>
              <w:rPr>
                <w:rFonts w:ascii="Times New Roman" w:hAnsi="Times New Roman" w:cs="Tahoma"/>
                <w:b/>
                <w:color w:val="000000" w:themeColor="text1"/>
                <w:sz w:val="20"/>
              </w:rPr>
            </w:pPr>
            <w:r w:rsidRPr="00D92AE5">
              <w:rPr>
                <w:rFonts w:ascii="Times New Roman" w:hAnsi="Times New Roman" w:cs="Tahoma"/>
                <w:b/>
                <w:color w:val="000000" w:themeColor="text1"/>
                <w:sz w:val="20"/>
              </w:rPr>
              <w:t>6</w:t>
            </w:r>
          </w:p>
        </w:tc>
        <w:tc>
          <w:tcPr>
            <w:tcW w:w="720" w:type="dxa"/>
            <w:vAlign w:val="center"/>
          </w:tcPr>
          <w:p w:rsidR="00723D1A" w:rsidRPr="00D92AE5" w:rsidRDefault="00723D1A" w:rsidP="00ED2B91">
            <w:pPr>
              <w:jc w:val="center"/>
              <w:rPr>
                <w:rFonts w:ascii="Times New Roman" w:hAnsi="Times New Roman" w:cs="Tahoma"/>
                <w:b/>
                <w:color w:val="000000" w:themeColor="text1"/>
                <w:sz w:val="20"/>
              </w:rPr>
            </w:pPr>
            <w:r w:rsidRPr="00D92AE5">
              <w:rPr>
                <w:rFonts w:ascii="Times New Roman" w:hAnsi="Times New Roman" w:cs="Tahoma"/>
                <w:b/>
                <w:color w:val="000000" w:themeColor="text1"/>
                <w:sz w:val="20"/>
              </w:rPr>
              <w:t>7</w:t>
            </w:r>
          </w:p>
        </w:tc>
        <w:tc>
          <w:tcPr>
            <w:tcW w:w="720" w:type="dxa"/>
            <w:vAlign w:val="center"/>
          </w:tcPr>
          <w:p w:rsidR="00723D1A" w:rsidRPr="00D92AE5" w:rsidRDefault="00723D1A" w:rsidP="00ED2B91">
            <w:pPr>
              <w:jc w:val="center"/>
              <w:rPr>
                <w:rFonts w:ascii="Times New Roman" w:hAnsi="Times New Roman" w:cs="Tahoma"/>
                <w:b/>
                <w:color w:val="000000" w:themeColor="text1"/>
                <w:sz w:val="20"/>
              </w:rPr>
            </w:pPr>
            <w:r w:rsidRPr="00D92AE5">
              <w:rPr>
                <w:rFonts w:ascii="Times New Roman" w:hAnsi="Times New Roman" w:cs="Tahoma"/>
                <w:b/>
                <w:color w:val="000000" w:themeColor="text1"/>
                <w:sz w:val="20"/>
              </w:rPr>
              <w:t>8</w:t>
            </w:r>
          </w:p>
        </w:tc>
        <w:tc>
          <w:tcPr>
            <w:tcW w:w="630" w:type="dxa"/>
            <w:vAlign w:val="center"/>
          </w:tcPr>
          <w:p w:rsidR="00723D1A" w:rsidRPr="00D92AE5" w:rsidRDefault="00723D1A" w:rsidP="00ED2B91">
            <w:pPr>
              <w:jc w:val="center"/>
              <w:rPr>
                <w:rFonts w:ascii="Times New Roman" w:hAnsi="Times New Roman" w:cs="Tahoma"/>
                <w:b/>
                <w:color w:val="000000" w:themeColor="text1"/>
                <w:sz w:val="20"/>
              </w:rPr>
            </w:pPr>
            <w:r w:rsidRPr="00D92AE5">
              <w:rPr>
                <w:rFonts w:ascii="Times New Roman" w:hAnsi="Times New Roman" w:cs="Tahoma"/>
                <w:b/>
                <w:color w:val="000000" w:themeColor="text1"/>
                <w:sz w:val="20"/>
              </w:rPr>
              <w:t>9</w:t>
            </w:r>
          </w:p>
        </w:tc>
        <w:tc>
          <w:tcPr>
            <w:tcW w:w="450" w:type="dxa"/>
            <w:vAlign w:val="center"/>
          </w:tcPr>
          <w:p w:rsidR="00723D1A" w:rsidRPr="00D92AE5" w:rsidRDefault="00723D1A" w:rsidP="00ED2B91">
            <w:pPr>
              <w:jc w:val="center"/>
              <w:rPr>
                <w:rFonts w:ascii="Times New Roman" w:hAnsi="Times New Roman" w:cs="Tahoma"/>
                <w:b/>
                <w:color w:val="000000" w:themeColor="text1"/>
                <w:sz w:val="20"/>
              </w:rPr>
            </w:pPr>
            <w:r w:rsidRPr="00D92AE5">
              <w:rPr>
                <w:rFonts w:ascii="Times New Roman" w:hAnsi="Times New Roman" w:cs="Tahoma"/>
                <w:b/>
                <w:color w:val="000000" w:themeColor="text1"/>
                <w:sz w:val="20"/>
              </w:rPr>
              <w:t>0</w:t>
            </w:r>
          </w:p>
        </w:tc>
      </w:tr>
      <w:tr w:rsidR="00723D1A" w:rsidRPr="00D92AE5">
        <w:trPr>
          <w:trHeight w:val="498"/>
        </w:trPr>
        <w:tc>
          <w:tcPr>
            <w:tcW w:w="3345" w:type="dxa"/>
            <w:tcBorders>
              <w:right w:val="single" w:sz="4" w:space="0" w:color="auto"/>
            </w:tcBorders>
            <w:vAlign w:val="center"/>
          </w:tcPr>
          <w:p w:rsidR="00723D1A" w:rsidRPr="00D92AE5" w:rsidRDefault="00723D1A" w:rsidP="00ED2B91">
            <w:pPr>
              <w:spacing w:line="280" w:lineRule="atLeast"/>
              <w:rPr>
                <w:rFonts w:ascii="Times New Roman" w:hAnsi="Times New Roman" w:cs="Tahoma"/>
                <w:color w:val="000000" w:themeColor="text1"/>
                <w:sz w:val="20"/>
              </w:rPr>
            </w:pPr>
            <w:r w:rsidRPr="00D92AE5">
              <w:rPr>
                <w:rFonts w:ascii="Times New Roman" w:hAnsi="Times New Roman" w:cs="Tahoma"/>
                <w:color w:val="000000" w:themeColor="text1"/>
                <w:sz w:val="20"/>
              </w:rPr>
              <w:t>1</w:t>
            </w:r>
          </w:p>
        </w:tc>
        <w:tc>
          <w:tcPr>
            <w:tcW w:w="1260" w:type="dxa"/>
          </w:tcPr>
          <w:p w:rsidR="00723D1A" w:rsidRPr="00D92AE5" w:rsidRDefault="00723D1A" w:rsidP="00ED2B91">
            <w:pPr>
              <w:spacing w:line="280" w:lineRule="atLeast"/>
              <w:jc w:val="center"/>
              <w:rPr>
                <w:rFonts w:ascii="Times New Roman" w:hAnsi="Times New Roman" w:cs="Tahoma"/>
                <w:color w:val="000000" w:themeColor="text1"/>
                <w:sz w:val="20"/>
              </w:rPr>
            </w:pPr>
          </w:p>
        </w:tc>
        <w:tc>
          <w:tcPr>
            <w:tcW w:w="597"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1</w:t>
            </w:r>
          </w:p>
        </w:tc>
        <w:tc>
          <w:tcPr>
            <w:tcW w:w="573"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1</w:t>
            </w:r>
          </w:p>
        </w:tc>
        <w:tc>
          <w:tcPr>
            <w:tcW w:w="720"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1</w:t>
            </w:r>
          </w:p>
        </w:tc>
        <w:tc>
          <w:tcPr>
            <w:tcW w:w="720"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1</w:t>
            </w:r>
          </w:p>
        </w:tc>
        <w:tc>
          <w:tcPr>
            <w:tcW w:w="720"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1</w:t>
            </w:r>
          </w:p>
        </w:tc>
        <w:tc>
          <w:tcPr>
            <w:tcW w:w="720"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1</w:t>
            </w:r>
          </w:p>
        </w:tc>
        <w:tc>
          <w:tcPr>
            <w:tcW w:w="720"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1</w:t>
            </w:r>
          </w:p>
        </w:tc>
        <w:tc>
          <w:tcPr>
            <w:tcW w:w="720"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1</w:t>
            </w:r>
          </w:p>
        </w:tc>
        <w:tc>
          <w:tcPr>
            <w:tcW w:w="630"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1</w:t>
            </w:r>
          </w:p>
        </w:tc>
        <w:tc>
          <w:tcPr>
            <w:tcW w:w="450"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1</w:t>
            </w:r>
          </w:p>
        </w:tc>
      </w:tr>
      <w:tr w:rsidR="00723D1A" w:rsidRPr="00D92AE5">
        <w:trPr>
          <w:trHeight w:val="525"/>
        </w:trPr>
        <w:tc>
          <w:tcPr>
            <w:tcW w:w="3345" w:type="dxa"/>
            <w:tcBorders>
              <w:right w:val="single" w:sz="4" w:space="0" w:color="auto"/>
            </w:tcBorders>
            <w:vAlign w:val="center"/>
          </w:tcPr>
          <w:p w:rsidR="00723D1A" w:rsidRPr="00D92AE5" w:rsidRDefault="00723D1A" w:rsidP="00ED2B91">
            <w:pPr>
              <w:spacing w:line="280" w:lineRule="atLeast"/>
              <w:rPr>
                <w:rFonts w:ascii="Times New Roman" w:hAnsi="Times New Roman" w:cs="Tahoma"/>
                <w:color w:val="000000" w:themeColor="text1"/>
                <w:sz w:val="20"/>
              </w:rPr>
            </w:pPr>
            <w:r w:rsidRPr="00D92AE5">
              <w:rPr>
                <w:rFonts w:ascii="Times New Roman" w:hAnsi="Times New Roman" w:cs="Tahoma"/>
                <w:color w:val="000000" w:themeColor="text1"/>
                <w:sz w:val="20"/>
              </w:rPr>
              <w:t>2</w:t>
            </w:r>
          </w:p>
        </w:tc>
        <w:tc>
          <w:tcPr>
            <w:tcW w:w="1260" w:type="dxa"/>
          </w:tcPr>
          <w:p w:rsidR="00723D1A" w:rsidRPr="00D92AE5" w:rsidRDefault="00723D1A" w:rsidP="00ED2B91">
            <w:pPr>
              <w:spacing w:line="280" w:lineRule="atLeast"/>
              <w:jc w:val="center"/>
              <w:rPr>
                <w:rFonts w:ascii="Times New Roman" w:hAnsi="Times New Roman" w:cs="Tahoma"/>
                <w:color w:val="000000" w:themeColor="text1"/>
                <w:sz w:val="20"/>
              </w:rPr>
            </w:pPr>
          </w:p>
        </w:tc>
        <w:tc>
          <w:tcPr>
            <w:tcW w:w="597"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2</w:t>
            </w:r>
          </w:p>
        </w:tc>
        <w:tc>
          <w:tcPr>
            <w:tcW w:w="573"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1</w:t>
            </w:r>
          </w:p>
        </w:tc>
        <w:tc>
          <w:tcPr>
            <w:tcW w:w="720"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2</w:t>
            </w:r>
          </w:p>
        </w:tc>
        <w:tc>
          <w:tcPr>
            <w:tcW w:w="720"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1</w:t>
            </w:r>
          </w:p>
        </w:tc>
        <w:tc>
          <w:tcPr>
            <w:tcW w:w="720"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2</w:t>
            </w:r>
          </w:p>
        </w:tc>
        <w:tc>
          <w:tcPr>
            <w:tcW w:w="720"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1</w:t>
            </w:r>
          </w:p>
        </w:tc>
        <w:tc>
          <w:tcPr>
            <w:tcW w:w="720"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2</w:t>
            </w:r>
          </w:p>
        </w:tc>
        <w:tc>
          <w:tcPr>
            <w:tcW w:w="720"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1</w:t>
            </w:r>
          </w:p>
        </w:tc>
        <w:tc>
          <w:tcPr>
            <w:tcW w:w="630"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2</w:t>
            </w:r>
          </w:p>
        </w:tc>
        <w:tc>
          <w:tcPr>
            <w:tcW w:w="450"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1</w:t>
            </w:r>
          </w:p>
        </w:tc>
      </w:tr>
      <w:tr w:rsidR="00723D1A" w:rsidRPr="00D92AE5">
        <w:trPr>
          <w:trHeight w:val="525"/>
        </w:trPr>
        <w:tc>
          <w:tcPr>
            <w:tcW w:w="3345" w:type="dxa"/>
            <w:tcBorders>
              <w:right w:val="single" w:sz="4" w:space="0" w:color="auto"/>
            </w:tcBorders>
            <w:vAlign w:val="center"/>
          </w:tcPr>
          <w:p w:rsidR="00723D1A" w:rsidRPr="00D92AE5" w:rsidRDefault="00723D1A" w:rsidP="00ED2B91">
            <w:pPr>
              <w:spacing w:line="280" w:lineRule="atLeast"/>
              <w:rPr>
                <w:rFonts w:ascii="Times New Roman" w:hAnsi="Times New Roman" w:cs="Tahoma"/>
                <w:color w:val="000000" w:themeColor="text1"/>
                <w:sz w:val="20"/>
              </w:rPr>
            </w:pPr>
            <w:r w:rsidRPr="00D92AE5">
              <w:rPr>
                <w:rFonts w:ascii="Times New Roman" w:hAnsi="Times New Roman" w:cs="Tahoma"/>
                <w:color w:val="000000" w:themeColor="text1"/>
                <w:sz w:val="20"/>
              </w:rPr>
              <w:t>3</w:t>
            </w:r>
          </w:p>
        </w:tc>
        <w:tc>
          <w:tcPr>
            <w:tcW w:w="1260" w:type="dxa"/>
          </w:tcPr>
          <w:p w:rsidR="00723D1A" w:rsidRPr="00D92AE5" w:rsidRDefault="00723D1A" w:rsidP="00ED2B91">
            <w:pPr>
              <w:spacing w:line="280" w:lineRule="atLeast"/>
              <w:jc w:val="center"/>
              <w:rPr>
                <w:rFonts w:ascii="Times New Roman" w:hAnsi="Times New Roman" w:cs="Tahoma"/>
                <w:color w:val="000000" w:themeColor="text1"/>
                <w:sz w:val="20"/>
              </w:rPr>
            </w:pPr>
          </w:p>
        </w:tc>
        <w:tc>
          <w:tcPr>
            <w:tcW w:w="597"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1</w:t>
            </w:r>
          </w:p>
        </w:tc>
        <w:tc>
          <w:tcPr>
            <w:tcW w:w="573"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2</w:t>
            </w:r>
          </w:p>
        </w:tc>
        <w:tc>
          <w:tcPr>
            <w:tcW w:w="720"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3</w:t>
            </w:r>
          </w:p>
        </w:tc>
        <w:tc>
          <w:tcPr>
            <w:tcW w:w="720"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1</w:t>
            </w:r>
          </w:p>
        </w:tc>
        <w:tc>
          <w:tcPr>
            <w:tcW w:w="720"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2</w:t>
            </w:r>
          </w:p>
        </w:tc>
        <w:tc>
          <w:tcPr>
            <w:tcW w:w="720"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3</w:t>
            </w:r>
          </w:p>
        </w:tc>
        <w:tc>
          <w:tcPr>
            <w:tcW w:w="720"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1</w:t>
            </w:r>
          </w:p>
        </w:tc>
        <w:tc>
          <w:tcPr>
            <w:tcW w:w="720"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2</w:t>
            </w:r>
          </w:p>
        </w:tc>
        <w:tc>
          <w:tcPr>
            <w:tcW w:w="630"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3</w:t>
            </w:r>
          </w:p>
        </w:tc>
        <w:tc>
          <w:tcPr>
            <w:tcW w:w="450"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1</w:t>
            </w:r>
          </w:p>
        </w:tc>
      </w:tr>
      <w:tr w:rsidR="00723D1A" w:rsidRPr="00D92AE5">
        <w:trPr>
          <w:trHeight w:val="525"/>
        </w:trPr>
        <w:tc>
          <w:tcPr>
            <w:tcW w:w="3345" w:type="dxa"/>
            <w:tcBorders>
              <w:right w:val="single" w:sz="4" w:space="0" w:color="auto"/>
            </w:tcBorders>
            <w:vAlign w:val="center"/>
          </w:tcPr>
          <w:p w:rsidR="00723D1A" w:rsidRPr="00D92AE5" w:rsidRDefault="00723D1A" w:rsidP="00ED2B91">
            <w:pPr>
              <w:spacing w:line="280" w:lineRule="atLeast"/>
              <w:rPr>
                <w:rFonts w:ascii="Times New Roman" w:hAnsi="Times New Roman" w:cs="Tahoma"/>
                <w:color w:val="000000" w:themeColor="text1"/>
                <w:sz w:val="20"/>
              </w:rPr>
            </w:pPr>
            <w:r w:rsidRPr="00D92AE5">
              <w:rPr>
                <w:rFonts w:ascii="Times New Roman" w:hAnsi="Times New Roman" w:cs="Tahoma"/>
                <w:color w:val="000000" w:themeColor="text1"/>
                <w:sz w:val="20"/>
              </w:rPr>
              <w:t>4</w:t>
            </w:r>
          </w:p>
        </w:tc>
        <w:tc>
          <w:tcPr>
            <w:tcW w:w="1260" w:type="dxa"/>
          </w:tcPr>
          <w:p w:rsidR="00723D1A" w:rsidRPr="00D92AE5" w:rsidRDefault="00723D1A" w:rsidP="00ED2B91">
            <w:pPr>
              <w:spacing w:line="280" w:lineRule="atLeast"/>
              <w:jc w:val="center"/>
              <w:rPr>
                <w:rFonts w:ascii="Times New Roman" w:hAnsi="Times New Roman" w:cs="Tahoma"/>
                <w:color w:val="000000" w:themeColor="text1"/>
                <w:sz w:val="20"/>
              </w:rPr>
            </w:pPr>
          </w:p>
        </w:tc>
        <w:tc>
          <w:tcPr>
            <w:tcW w:w="597"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1</w:t>
            </w:r>
          </w:p>
        </w:tc>
        <w:tc>
          <w:tcPr>
            <w:tcW w:w="573"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2</w:t>
            </w:r>
          </w:p>
        </w:tc>
        <w:tc>
          <w:tcPr>
            <w:tcW w:w="720"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3</w:t>
            </w:r>
          </w:p>
        </w:tc>
        <w:tc>
          <w:tcPr>
            <w:tcW w:w="720"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4</w:t>
            </w:r>
          </w:p>
        </w:tc>
        <w:tc>
          <w:tcPr>
            <w:tcW w:w="720"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1</w:t>
            </w:r>
          </w:p>
        </w:tc>
        <w:tc>
          <w:tcPr>
            <w:tcW w:w="720"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2</w:t>
            </w:r>
          </w:p>
        </w:tc>
        <w:tc>
          <w:tcPr>
            <w:tcW w:w="720"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3</w:t>
            </w:r>
          </w:p>
        </w:tc>
        <w:tc>
          <w:tcPr>
            <w:tcW w:w="720"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4</w:t>
            </w:r>
          </w:p>
        </w:tc>
        <w:tc>
          <w:tcPr>
            <w:tcW w:w="630"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1</w:t>
            </w:r>
          </w:p>
        </w:tc>
        <w:tc>
          <w:tcPr>
            <w:tcW w:w="450"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2</w:t>
            </w:r>
          </w:p>
        </w:tc>
      </w:tr>
      <w:tr w:rsidR="00723D1A" w:rsidRPr="00D92AE5">
        <w:trPr>
          <w:trHeight w:val="525"/>
        </w:trPr>
        <w:tc>
          <w:tcPr>
            <w:tcW w:w="3345" w:type="dxa"/>
            <w:tcBorders>
              <w:right w:val="single" w:sz="4" w:space="0" w:color="auto"/>
            </w:tcBorders>
            <w:vAlign w:val="center"/>
          </w:tcPr>
          <w:p w:rsidR="00723D1A" w:rsidRPr="00D92AE5" w:rsidRDefault="00723D1A" w:rsidP="00ED2B91">
            <w:pPr>
              <w:pStyle w:val="CommentText"/>
              <w:spacing w:line="280" w:lineRule="atLeast"/>
              <w:rPr>
                <w:rFonts w:ascii="Times New Roman" w:hAnsi="Times New Roman" w:cs="Tahoma"/>
                <w:color w:val="000000" w:themeColor="text1"/>
                <w:sz w:val="20"/>
                <w:lang w:val="en-GB"/>
              </w:rPr>
            </w:pPr>
            <w:r w:rsidRPr="00D92AE5">
              <w:rPr>
                <w:rFonts w:ascii="Times New Roman" w:hAnsi="Times New Roman" w:cs="Tahoma"/>
                <w:color w:val="000000" w:themeColor="text1"/>
                <w:sz w:val="20"/>
                <w:lang w:val="en-GB"/>
              </w:rPr>
              <w:t>5</w:t>
            </w:r>
          </w:p>
        </w:tc>
        <w:tc>
          <w:tcPr>
            <w:tcW w:w="1260" w:type="dxa"/>
          </w:tcPr>
          <w:p w:rsidR="00723D1A" w:rsidRPr="00D92AE5" w:rsidRDefault="00723D1A" w:rsidP="00ED2B91">
            <w:pPr>
              <w:spacing w:line="280" w:lineRule="atLeast"/>
              <w:jc w:val="center"/>
              <w:rPr>
                <w:rFonts w:ascii="Times New Roman" w:hAnsi="Times New Roman" w:cs="Tahoma"/>
                <w:color w:val="000000" w:themeColor="text1"/>
                <w:sz w:val="20"/>
              </w:rPr>
            </w:pPr>
          </w:p>
        </w:tc>
        <w:tc>
          <w:tcPr>
            <w:tcW w:w="597"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4</w:t>
            </w:r>
          </w:p>
        </w:tc>
        <w:tc>
          <w:tcPr>
            <w:tcW w:w="573"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5</w:t>
            </w:r>
          </w:p>
        </w:tc>
        <w:tc>
          <w:tcPr>
            <w:tcW w:w="720"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1</w:t>
            </w:r>
          </w:p>
        </w:tc>
        <w:tc>
          <w:tcPr>
            <w:tcW w:w="720"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2</w:t>
            </w:r>
          </w:p>
        </w:tc>
        <w:tc>
          <w:tcPr>
            <w:tcW w:w="720"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3</w:t>
            </w:r>
          </w:p>
        </w:tc>
        <w:tc>
          <w:tcPr>
            <w:tcW w:w="720"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4</w:t>
            </w:r>
          </w:p>
        </w:tc>
        <w:tc>
          <w:tcPr>
            <w:tcW w:w="720"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5</w:t>
            </w:r>
          </w:p>
        </w:tc>
        <w:tc>
          <w:tcPr>
            <w:tcW w:w="720"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1</w:t>
            </w:r>
          </w:p>
        </w:tc>
        <w:tc>
          <w:tcPr>
            <w:tcW w:w="630"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2</w:t>
            </w:r>
          </w:p>
        </w:tc>
        <w:tc>
          <w:tcPr>
            <w:tcW w:w="450"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3</w:t>
            </w:r>
          </w:p>
        </w:tc>
      </w:tr>
      <w:tr w:rsidR="00723D1A" w:rsidRPr="00D92AE5">
        <w:trPr>
          <w:trHeight w:val="525"/>
        </w:trPr>
        <w:tc>
          <w:tcPr>
            <w:tcW w:w="3345" w:type="dxa"/>
            <w:tcBorders>
              <w:right w:val="single" w:sz="4" w:space="0" w:color="auto"/>
            </w:tcBorders>
            <w:vAlign w:val="center"/>
          </w:tcPr>
          <w:p w:rsidR="00723D1A" w:rsidRPr="00D92AE5" w:rsidRDefault="00723D1A" w:rsidP="00ED2B91">
            <w:pPr>
              <w:spacing w:line="280" w:lineRule="atLeast"/>
              <w:rPr>
                <w:rFonts w:ascii="Times New Roman" w:hAnsi="Times New Roman" w:cs="Tahoma"/>
                <w:color w:val="000000" w:themeColor="text1"/>
                <w:sz w:val="20"/>
              </w:rPr>
            </w:pPr>
            <w:r w:rsidRPr="00D92AE5">
              <w:rPr>
                <w:rFonts w:ascii="Times New Roman" w:hAnsi="Times New Roman" w:cs="Tahoma"/>
                <w:color w:val="000000" w:themeColor="text1"/>
                <w:sz w:val="20"/>
              </w:rPr>
              <w:t>6</w:t>
            </w:r>
          </w:p>
        </w:tc>
        <w:tc>
          <w:tcPr>
            <w:tcW w:w="1260" w:type="dxa"/>
          </w:tcPr>
          <w:p w:rsidR="00723D1A" w:rsidRPr="00D92AE5" w:rsidRDefault="00723D1A" w:rsidP="00ED2B91">
            <w:pPr>
              <w:spacing w:line="280" w:lineRule="atLeast"/>
              <w:jc w:val="center"/>
              <w:rPr>
                <w:rFonts w:ascii="Times New Roman" w:hAnsi="Times New Roman" w:cs="Tahoma"/>
                <w:color w:val="000000" w:themeColor="text1"/>
                <w:sz w:val="20"/>
              </w:rPr>
            </w:pPr>
          </w:p>
        </w:tc>
        <w:tc>
          <w:tcPr>
            <w:tcW w:w="597"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4</w:t>
            </w:r>
          </w:p>
        </w:tc>
        <w:tc>
          <w:tcPr>
            <w:tcW w:w="573"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5</w:t>
            </w:r>
          </w:p>
        </w:tc>
        <w:tc>
          <w:tcPr>
            <w:tcW w:w="720"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6</w:t>
            </w:r>
          </w:p>
        </w:tc>
        <w:tc>
          <w:tcPr>
            <w:tcW w:w="720"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1</w:t>
            </w:r>
          </w:p>
        </w:tc>
        <w:tc>
          <w:tcPr>
            <w:tcW w:w="720"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2</w:t>
            </w:r>
          </w:p>
        </w:tc>
        <w:tc>
          <w:tcPr>
            <w:tcW w:w="720"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3</w:t>
            </w:r>
          </w:p>
        </w:tc>
        <w:tc>
          <w:tcPr>
            <w:tcW w:w="720"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4</w:t>
            </w:r>
          </w:p>
        </w:tc>
        <w:tc>
          <w:tcPr>
            <w:tcW w:w="720"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5</w:t>
            </w:r>
          </w:p>
        </w:tc>
        <w:tc>
          <w:tcPr>
            <w:tcW w:w="630"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6</w:t>
            </w:r>
          </w:p>
        </w:tc>
        <w:tc>
          <w:tcPr>
            <w:tcW w:w="450"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1</w:t>
            </w:r>
          </w:p>
        </w:tc>
      </w:tr>
      <w:tr w:rsidR="00723D1A" w:rsidRPr="00D92AE5">
        <w:trPr>
          <w:trHeight w:val="525"/>
        </w:trPr>
        <w:tc>
          <w:tcPr>
            <w:tcW w:w="3345" w:type="dxa"/>
            <w:tcBorders>
              <w:right w:val="single" w:sz="4" w:space="0" w:color="auto"/>
            </w:tcBorders>
            <w:vAlign w:val="center"/>
          </w:tcPr>
          <w:p w:rsidR="00723D1A" w:rsidRPr="00D92AE5" w:rsidRDefault="00723D1A" w:rsidP="00ED2B91">
            <w:pPr>
              <w:spacing w:line="280" w:lineRule="atLeast"/>
              <w:rPr>
                <w:rFonts w:ascii="Times New Roman" w:hAnsi="Times New Roman" w:cs="Tahoma"/>
                <w:color w:val="000000" w:themeColor="text1"/>
                <w:sz w:val="20"/>
              </w:rPr>
            </w:pPr>
            <w:r w:rsidRPr="00D92AE5">
              <w:rPr>
                <w:rFonts w:ascii="Times New Roman" w:hAnsi="Times New Roman" w:cs="Tahoma"/>
                <w:color w:val="000000" w:themeColor="text1"/>
                <w:sz w:val="20"/>
              </w:rPr>
              <w:t>7</w:t>
            </w:r>
          </w:p>
        </w:tc>
        <w:tc>
          <w:tcPr>
            <w:tcW w:w="1260" w:type="dxa"/>
          </w:tcPr>
          <w:p w:rsidR="00723D1A" w:rsidRPr="00D92AE5" w:rsidRDefault="00723D1A" w:rsidP="00ED2B91">
            <w:pPr>
              <w:spacing w:line="280" w:lineRule="atLeast"/>
              <w:jc w:val="center"/>
              <w:rPr>
                <w:rFonts w:ascii="Times New Roman" w:hAnsi="Times New Roman" w:cs="Tahoma"/>
                <w:color w:val="000000" w:themeColor="text1"/>
                <w:sz w:val="20"/>
              </w:rPr>
            </w:pPr>
          </w:p>
        </w:tc>
        <w:tc>
          <w:tcPr>
            <w:tcW w:w="597"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3</w:t>
            </w:r>
          </w:p>
        </w:tc>
        <w:tc>
          <w:tcPr>
            <w:tcW w:w="573"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4</w:t>
            </w:r>
          </w:p>
        </w:tc>
        <w:tc>
          <w:tcPr>
            <w:tcW w:w="720"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5</w:t>
            </w:r>
          </w:p>
        </w:tc>
        <w:tc>
          <w:tcPr>
            <w:tcW w:w="720"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6</w:t>
            </w:r>
          </w:p>
        </w:tc>
        <w:tc>
          <w:tcPr>
            <w:tcW w:w="720"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7</w:t>
            </w:r>
          </w:p>
        </w:tc>
        <w:tc>
          <w:tcPr>
            <w:tcW w:w="720"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1</w:t>
            </w:r>
          </w:p>
        </w:tc>
        <w:tc>
          <w:tcPr>
            <w:tcW w:w="720"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2</w:t>
            </w:r>
          </w:p>
        </w:tc>
        <w:tc>
          <w:tcPr>
            <w:tcW w:w="720"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3</w:t>
            </w:r>
          </w:p>
        </w:tc>
        <w:tc>
          <w:tcPr>
            <w:tcW w:w="630"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4</w:t>
            </w:r>
          </w:p>
        </w:tc>
        <w:tc>
          <w:tcPr>
            <w:tcW w:w="450"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5</w:t>
            </w:r>
          </w:p>
        </w:tc>
      </w:tr>
      <w:tr w:rsidR="00723D1A" w:rsidRPr="00D92AE5">
        <w:trPr>
          <w:trHeight w:val="525"/>
        </w:trPr>
        <w:tc>
          <w:tcPr>
            <w:tcW w:w="3345" w:type="dxa"/>
            <w:tcBorders>
              <w:right w:val="single" w:sz="4" w:space="0" w:color="auto"/>
            </w:tcBorders>
            <w:vAlign w:val="center"/>
          </w:tcPr>
          <w:p w:rsidR="00723D1A" w:rsidRPr="00D92AE5" w:rsidRDefault="00723D1A" w:rsidP="00ED2B91">
            <w:pPr>
              <w:spacing w:line="280" w:lineRule="atLeast"/>
              <w:rPr>
                <w:rFonts w:ascii="Times New Roman" w:hAnsi="Times New Roman" w:cs="Tahoma"/>
                <w:color w:val="000000" w:themeColor="text1"/>
                <w:sz w:val="20"/>
              </w:rPr>
            </w:pPr>
            <w:r w:rsidRPr="00D92AE5">
              <w:rPr>
                <w:rFonts w:ascii="Times New Roman" w:hAnsi="Times New Roman" w:cs="Tahoma"/>
                <w:color w:val="000000" w:themeColor="text1"/>
                <w:sz w:val="20"/>
              </w:rPr>
              <w:t>8</w:t>
            </w:r>
          </w:p>
        </w:tc>
        <w:tc>
          <w:tcPr>
            <w:tcW w:w="1260" w:type="dxa"/>
          </w:tcPr>
          <w:p w:rsidR="00723D1A" w:rsidRPr="00D92AE5" w:rsidRDefault="00723D1A" w:rsidP="00ED2B91">
            <w:pPr>
              <w:spacing w:line="280" w:lineRule="atLeast"/>
              <w:jc w:val="center"/>
              <w:rPr>
                <w:rFonts w:ascii="Times New Roman" w:hAnsi="Times New Roman" w:cs="Tahoma"/>
                <w:color w:val="000000" w:themeColor="text1"/>
                <w:sz w:val="20"/>
              </w:rPr>
            </w:pPr>
          </w:p>
        </w:tc>
        <w:tc>
          <w:tcPr>
            <w:tcW w:w="597"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3</w:t>
            </w:r>
          </w:p>
        </w:tc>
        <w:tc>
          <w:tcPr>
            <w:tcW w:w="573"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4</w:t>
            </w:r>
          </w:p>
        </w:tc>
        <w:tc>
          <w:tcPr>
            <w:tcW w:w="720"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5</w:t>
            </w:r>
          </w:p>
        </w:tc>
        <w:tc>
          <w:tcPr>
            <w:tcW w:w="720"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6</w:t>
            </w:r>
          </w:p>
        </w:tc>
        <w:tc>
          <w:tcPr>
            <w:tcW w:w="720"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7</w:t>
            </w:r>
          </w:p>
        </w:tc>
        <w:tc>
          <w:tcPr>
            <w:tcW w:w="720"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8</w:t>
            </w:r>
          </w:p>
        </w:tc>
        <w:tc>
          <w:tcPr>
            <w:tcW w:w="720"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1</w:t>
            </w:r>
          </w:p>
        </w:tc>
        <w:tc>
          <w:tcPr>
            <w:tcW w:w="720"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2</w:t>
            </w:r>
          </w:p>
        </w:tc>
        <w:tc>
          <w:tcPr>
            <w:tcW w:w="630"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3</w:t>
            </w:r>
          </w:p>
        </w:tc>
        <w:tc>
          <w:tcPr>
            <w:tcW w:w="450"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4</w:t>
            </w:r>
          </w:p>
        </w:tc>
      </w:tr>
      <w:tr w:rsidR="00723D1A" w:rsidRPr="00D92AE5">
        <w:trPr>
          <w:trHeight w:val="525"/>
        </w:trPr>
        <w:tc>
          <w:tcPr>
            <w:tcW w:w="3345" w:type="dxa"/>
            <w:tcBorders>
              <w:right w:val="single" w:sz="4" w:space="0" w:color="auto"/>
            </w:tcBorders>
            <w:vAlign w:val="center"/>
          </w:tcPr>
          <w:p w:rsidR="00723D1A" w:rsidRPr="00D92AE5" w:rsidRDefault="00723D1A" w:rsidP="00ED2B91">
            <w:pPr>
              <w:spacing w:line="280" w:lineRule="atLeast"/>
              <w:rPr>
                <w:rFonts w:ascii="Times New Roman" w:hAnsi="Times New Roman" w:cs="Tahoma"/>
                <w:color w:val="000000" w:themeColor="text1"/>
                <w:sz w:val="20"/>
              </w:rPr>
            </w:pPr>
            <w:r w:rsidRPr="00D92AE5">
              <w:rPr>
                <w:rFonts w:ascii="Times New Roman" w:hAnsi="Times New Roman" w:cs="Tahoma"/>
                <w:color w:val="000000" w:themeColor="text1"/>
                <w:sz w:val="20"/>
              </w:rPr>
              <w:t>9</w:t>
            </w:r>
          </w:p>
        </w:tc>
        <w:tc>
          <w:tcPr>
            <w:tcW w:w="1260" w:type="dxa"/>
          </w:tcPr>
          <w:p w:rsidR="00723D1A" w:rsidRPr="00D92AE5" w:rsidRDefault="00723D1A" w:rsidP="00ED2B91">
            <w:pPr>
              <w:spacing w:line="280" w:lineRule="atLeast"/>
              <w:jc w:val="center"/>
              <w:rPr>
                <w:rFonts w:ascii="Times New Roman" w:hAnsi="Times New Roman" w:cs="Tahoma"/>
                <w:color w:val="000000" w:themeColor="text1"/>
                <w:sz w:val="20"/>
              </w:rPr>
            </w:pPr>
          </w:p>
        </w:tc>
        <w:tc>
          <w:tcPr>
            <w:tcW w:w="597"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2</w:t>
            </w:r>
          </w:p>
        </w:tc>
        <w:tc>
          <w:tcPr>
            <w:tcW w:w="573"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3</w:t>
            </w:r>
          </w:p>
        </w:tc>
        <w:tc>
          <w:tcPr>
            <w:tcW w:w="720"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4</w:t>
            </w:r>
          </w:p>
        </w:tc>
        <w:tc>
          <w:tcPr>
            <w:tcW w:w="720"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5</w:t>
            </w:r>
          </w:p>
        </w:tc>
        <w:tc>
          <w:tcPr>
            <w:tcW w:w="720"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6</w:t>
            </w:r>
          </w:p>
        </w:tc>
        <w:tc>
          <w:tcPr>
            <w:tcW w:w="720"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7</w:t>
            </w:r>
          </w:p>
        </w:tc>
        <w:tc>
          <w:tcPr>
            <w:tcW w:w="720"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8</w:t>
            </w:r>
          </w:p>
        </w:tc>
        <w:tc>
          <w:tcPr>
            <w:tcW w:w="720"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9</w:t>
            </w:r>
          </w:p>
        </w:tc>
        <w:tc>
          <w:tcPr>
            <w:tcW w:w="630"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1</w:t>
            </w:r>
          </w:p>
        </w:tc>
        <w:tc>
          <w:tcPr>
            <w:tcW w:w="450"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2</w:t>
            </w:r>
          </w:p>
        </w:tc>
      </w:tr>
      <w:tr w:rsidR="00723D1A" w:rsidRPr="00D92AE5">
        <w:trPr>
          <w:trHeight w:val="525"/>
        </w:trPr>
        <w:tc>
          <w:tcPr>
            <w:tcW w:w="3345" w:type="dxa"/>
            <w:tcBorders>
              <w:right w:val="single" w:sz="4" w:space="0" w:color="auto"/>
            </w:tcBorders>
            <w:vAlign w:val="center"/>
          </w:tcPr>
          <w:p w:rsidR="00723D1A" w:rsidRPr="00D92AE5" w:rsidRDefault="00723D1A" w:rsidP="00ED2B91">
            <w:pPr>
              <w:spacing w:line="280" w:lineRule="atLeast"/>
              <w:rPr>
                <w:rFonts w:ascii="Times New Roman" w:hAnsi="Times New Roman" w:cs="Tahoma"/>
                <w:color w:val="000000" w:themeColor="text1"/>
                <w:sz w:val="20"/>
              </w:rPr>
            </w:pPr>
            <w:r w:rsidRPr="00D92AE5">
              <w:rPr>
                <w:rFonts w:ascii="Times New Roman" w:hAnsi="Times New Roman" w:cs="Tahoma"/>
                <w:color w:val="000000" w:themeColor="text1"/>
                <w:sz w:val="20"/>
              </w:rPr>
              <w:t>10</w:t>
            </w:r>
          </w:p>
        </w:tc>
        <w:tc>
          <w:tcPr>
            <w:tcW w:w="1260" w:type="dxa"/>
          </w:tcPr>
          <w:p w:rsidR="00723D1A" w:rsidRPr="00D92AE5" w:rsidRDefault="00723D1A" w:rsidP="00ED2B91">
            <w:pPr>
              <w:spacing w:line="280" w:lineRule="atLeast"/>
              <w:jc w:val="center"/>
              <w:rPr>
                <w:rFonts w:ascii="Times New Roman" w:hAnsi="Times New Roman" w:cs="Tahoma"/>
                <w:color w:val="000000" w:themeColor="text1"/>
                <w:sz w:val="20"/>
              </w:rPr>
            </w:pPr>
          </w:p>
        </w:tc>
        <w:tc>
          <w:tcPr>
            <w:tcW w:w="597"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1</w:t>
            </w:r>
          </w:p>
        </w:tc>
        <w:tc>
          <w:tcPr>
            <w:tcW w:w="573"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2</w:t>
            </w:r>
          </w:p>
        </w:tc>
        <w:tc>
          <w:tcPr>
            <w:tcW w:w="720"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3</w:t>
            </w:r>
          </w:p>
        </w:tc>
        <w:tc>
          <w:tcPr>
            <w:tcW w:w="720"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4</w:t>
            </w:r>
          </w:p>
        </w:tc>
        <w:tc>
          <w:tcPr>
            <w:tcW w:w="720"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5</w:t>
            </w:r>
          </w:p>
        </w:tc>
        <w:tc>
          <w:tcPr>
            <w:tcW w:w="720"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6</w:t>
            </w:r>
          </w:p>
        </w:tc>
        <w:tc>
          <w:tcPr>
            <w:tcW w:w="720"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7</w:t>
            </w:r>
          </w:p>
        </w:tc>
        <w:tc>
          <w:tcPr>
            <w:tcW w:w="720"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8</w:t>
            </w:r>
          </w:p>
        </w:tc>
        <w:tc>
          <w:tcPr>
            <w:tcW w:w="630"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9</w:t>
            </w:r>
          </w:p>
        </w:tc>
        <w:tc>
          <w:tcPr>
            <w:tcW w:w="450" w:type="dxa"/>
            <w:vAlign w:val="center"/>
          </w:tcPr>
          <w:p w:rsidR="00723D1A" w:rsidRPr="00D92AE5" w:rsidRDefault="00723D1A" w:rsidP="00ED2B91">
            <w:pPr>
              <w:spacing w:line="280" w:lineRule="atLeast"/>
              <w:jc w:val="center"/>
              <w:rPr>
                <w:rFonts w:ascii="Times New Roman" w:hAnsi="Times New Roman" w:cs="Tahoma"/>
                <w:color w:val="000000" w:themeColor="text1"/>
                <w:sz w:val="20"/>
              </w:rPr>
            </w:pPr>
            <w:r w:rsidRPr="00D92AE5">
              <w:rPr>
                <w:rFonts w:ascii="Times New Roman" w:hAnsi="Times New Roman" w:cs="Tahoma"/>
                <w:color w:val="000000" w:themeColor="text1"/>
                <w:sz w:val="20"/>
              </w:rPr>
              <w:t>10</w:t>
            </w:r>
          </w:p>
        </w:tc>
      </w:tr>
    </w:tbl>
    <w:p w:rsidR="000245B3" w:rsidRDefault="000245B3" w:rsidP="000245B3">
      <w:pPr>
        <w:rPr>
          <w:rFonts w:ascii="Times New Roman" w:hAnsi="Times New Roman"/>
          <w:color w:val="000000" w:themeColor="text1"/>
        </w:rPr>
      </w:pPr>
    </w:p>
    <w:p w:rsidR="006851A0" w:rsidRPr="00E33D1A" w:rsidRDefault="006851A0" w:rsidP="006851A0">
      <w:pPr>
        <w:spacing w:line="300" w:lineRule="exact"/>
        <w:rPr>
          <w:rFonts w:ascii="Times New Roman" w:hAnsi="Times New Roman"/>
          <w:b/>
          <w:bCs/>
          <w:color w:val="000000" w:themeColor="text1"/>
        </w:rPr>
      </w:pPr>
      <w:r w:rsidRPr="00E33D1A">
        <w:rPr>
          <w:rFonts w:ascii="Times New Roman" w:hAnsi="Times New Roman"/>
          <w:b/>
          <w:bCs/>
          <w:color w:val="000000" w:themeColor="text1"/>
        </w:rPr>
        <w:t>M1. Interviewer identification number: ________________</w:t>
      </w:r>
    </w:p>
    <w:p w:rsidR="00BC1574" w:rsidRDefault="00BC1574" w:rsidP="000245B3">
      <w:pPr>
        <w:rPr>
          <w:rFonts w:ascii="Times New Roman" w:hAnsi="Times New Roman"/>
          <w:color w:val="000000" w:themeColor="text1"/>
        </w:rPr>
      </w:pPr>
    </w:p>
    <w:p w:rsidR="006851A0" w:rsidRPr="00D92AE5" w:rsidRDefault="006851A0" w:rsidP="000245B3">
      <w:pPr>
        <w:rPr>
          <w:rFonts w:ascii="Times New Roman" w:hAnsi="Times New Roman"/>
          <w:color w:val="000000" w:themeColor="text1"/>
        </w:rPr>
      </w:pPr>
    </w:p>
    <w:p w:rsidR="00C707CC" w:rsidRPr="00D92AE5" w:rsidRDefault="000245B3" w:rsidP="000245B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34"/>
        </w:rPr>
      </w:pPr>
      <w:r w:rsidRPr="00D92AE5">
        <w:rPr>
          <w:rFonts w:ascii="Times New Roman" w:hAnsi="Times New Roman" w:cs="Tahoma"/>
          <w:b/>
          <w:bCs/>
          <w:color w:val="000000" w:themeColor="text1"/>
          <w:szCs w:val="20"/>
        </w:rPr>
        <w:t>Interviewer</w:t>
      </w:r>
      <w:r w:rsidRPr="00D92AE5">
        <w:rPr>
          <w:rFonts w:ascii="Times New Roman" w:hAnsi="Times New Roman" w:cs="Tahoma"/>
          <w:color w:val="000000" w:themeColor="text1"/>
          <w:szCs w:val="20"/>
        </w:rPr>
        <w:t>: If the selected respondent through Kish Grid is under the age of 18 years, please go to the next section [Youth/Minor Consent Form] to obtain the permission of a responsible adult before starting the interview.</w:t>
      </w:r>
    </w:p>
    <w:p w:rsidR="00343213" w:rsidRPr="00D92AE5" w:rsidRDefault="00343213"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34"/>
        </w:rPr>
      </w:pPr>
    </w:p>
    <w:p w:rsidR="00343213" w:rsidRPr="00D92AE5" w:rsidRDefault="001B31B8"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ahoma"/>
          <w:color w:val="000000" w:themeColor="text1"/>
          <w:szCs w:val="20"/>
        </w:rPr>
      </w:pPr>
      <w:r w:rsidRPr="00D92AE5">
        <w:rPr>
          <w:rFonts w:ascii="Times New Roman" w:hAnsi="Times New Roman" w:cs="Tahoma"/>
          <w:color w:val="000000" w:themeColor="text1"/>
          <w:szCs w:val="20"/>
        </w:rPr>
        <w:t xml:space="preserve">If the respondent is 18 years of age or over, read the following and if he agrees, start the </w:t>
      </w:r>
      <w:r w:rsidRPr="00D92AE5">
        <w:rPr>
          <w:rFonts w:ascii="Times New Roman" w:hAnsi="Times New Roman" w:cs="Tahoma"/>
          <w:color w:val="000000" w:themeColor="text1"/>
          <w:szCs w:val="20"/>
        </w:rPr>
        <w:lastRenderedPageBreak/>
        <w:t>interview with section 1</w:t>
      </w:r>
    </w:p>
    <w:p w:rsidR="00343213" w:rsidRPr="00D92AE5" w:rsidRDefault="00343213"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34"/>
        </w:rPr>
      </w:pPr>
    </w:p>
    <w:p w:rsidR="00343213" w:rsidRPr="00D92AE5" w:rsidRDefault="00343213" w:rsidP="0034321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Pr>
      </w:pPr>
      <w:r w:rsidRPr="00D92AE5">
        <w:rPr>
          <w:rFonts w:ascii="Times New Roman" w:hAnsi="Times New Roman" w:cs="Times"/>
          <w:color w:val="000000" w:themeColor="text1"/>
          <w:szCs w:val="23"/>
        </w:rPr>
        <w:t xml:space="preserve">As you may know, some people become uncomfortable talking about their experiences, particularly as they relate to situations of conflict. If this occurs, you may choose not to answer any of the questions. You may also stop the interview at any time. </w:t>
      </w:r>
    </w:p>
    <w:p w:rsidR="00343213" w:rsidRPr="00D92AE5" w:rsidRDefault="00343213" w:rsidP="0034321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Pr>
      </w:pPr>
    </w:p>
    <w:p w:rsidR="00343213" w:rsidRPr="00D92AE5" w:rsidRDefault="00343213" w:rsidP="0034321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Pr>
      </w:pPr>
      <w:r w:rsidRPr="00D92AE5">
        <w:rPr>
          <w:rFonts w:ascii="Times New Roman" w:hAnsi="Times New Roman" w:cs="Times"/>
          <w:color w:val="000000" w:themeColor="text1"/>
          <w:szCs w:val="23"/>
        </w:rPr>
        <w:t xml:space="preserve">Again, your participation will be kept confidential. I will write down your answers on this interview form and you are welcome to view your answers at any time during the interview. </w:t>
      </w:r>
    </w:p>
    <w:p w:rsidR="00343213" w:rsidRPr="00D92AE5" w:rsidRDefault="00343213" w:rsidP="0034321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Pr>
      </w:pPr>
    </w:p>
    <w:p w:rsidR="00343213" w:rsidRPr="00D92AE5" w:rsidRDefault="00343213" w:rsidP="0034321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Pr>
      </w:pPr>
      <w:r w:rsidRPr="00D92AE5">
        <w:rPr>
          <w:rFonts w:ascii="Times New Roman" w:hAnsi="Times New Roman" w:cs="Times"/>
          <w:color w:val="000000" w:themeColor="text1"/>
          <w:szCs w:val="23"/>
        </w:rPr>
        <w:t>Our record keeping will not allow anyone to trace your responses back to you. We will not disclose your name or address at any time.</w:t>
      </w:r>
    </w:p>
    <w:p w:rsidR="00343213" w:rsidRPr="00D92AE5" w:rsidRDefault="00343213" w:rsidP="0034321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Pr>
      </w:pPr>
    </w:p>
    <w:p w:rsidR="00343213" w:rsidRPr="00D92AE5" w:rsidRDefault="00343213" w:rsidP="0034321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Pr>
      </w:pPr>
      <w:r w:rsidRPr="00D92AE5">
        <w:rPr>
          <w:rFonts w:ascii="Times New Roman" w:hAnsi="Times New Roman" w:cs="Times"/>
          <w:color w:val="000000" w:themeColor="text1"/>
          <w:szCs w:val="23"/>
        </w:rPr>
        <w:t xml:space="preserve">There may not be any direct benefit to you from this study, and we cannot offer you financial compensation. However, your participation will allow us to learn more about your experience in your place, and represent your interests in your study. </w:t>
      </w:r>
    </w:p>
    <w:p w:rsidR="00343213" w:rsidRPr="00D92AE5" w:rsidRDefault="00343213" w:rsidP="0034321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Pr>
      </w:pPr>
    </w:p>
    <w:p w:rsidR="00343213" w:rsidRPr="00D92AE5" w:rsidRDefault="00343213" w:rsidP="0034321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Pr>
      </w:pPr>
      <w:r w:rsidRPr="00D92AE5">
        <w:rPr>
          <w:rFonts w:ascii="Times New Roman" w:hAnsi="Times New Roman" w:cs="Times"/>
          <w:color w:val="000000" w:themeColor="text1"/>
          <w:szCs w:val="23"/>
        </w:rPr>
        <w:t>I’d like to continue now unless you have any questions.</w:t>
      </w:r>
    </w:p>
    <w:p w:rsidR="00343213" w:rsidRPr="00D92AE5" w:rsidRDefault="00343213" w:rsidP="0034321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 w:val="34"/>
          <w:szCs w:val="34"/>
        </w:rPr>
      </w:pPr>
    </w:p>
    <w:p w:rsidR="00D452F5" w:rsidRPr="00D452F5" w:rsidRDefault="00D452F5" w:rsidP="00D452F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Pr>
      </w:pPr>
      <w:r w:rsidRPr="00D452F5">
        <w:rPr>
          <w:rFonts w:ascii="Times New Roman" w:hAnsi="Times New Roman" w:cs="Times"/>
          <w:color w:val="000000" w:themeColor="text1"/>
          <w:szCs w:val="23"/>
        </w:rPr>
        <w:t>Go to</w:t>
      </w:r>
      <w:r>
        <w:rPr>
          <w:rFonts w:ascii="Times New Roman" w:hAnsi="Times New Roman" w:cs="Times"/>
          <w:color w:val="000000" w:themeColor="text1"/>
          <w:szCs w:val="23"/>
        </w:rPr>
        <w:t xml:space="preserve"> - &gt;</w:t>
      </w:r>
      <w:r w:rsidRPr="00D452F5">
        <w:rPr>
          <w:rFonts w:ascii="Times New Roman" w:hAnsi="Times New Roman" w:cs="Times"/>
          <w:color w:val="000000" w:themeColor="text1"/>
          <w:szCs w:val="23"/>
        </w:rPr>
        <w:t xml:space="preserve"> Section 1: Demographic Information</w:t>
      </w:r>
    </w:p>
    <w:p w:rsidR="00343213" w:rsidRPr="00D92AE5" w:rsidRDefault="00343213" w:rsidP="00D452F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 w:val="34"/>
          <w:szCs w:val="34"/>
          <w:lang w:bidi="ps-AF"/>
        </w:rPr>
      </w:pPr>
    </w:p>
    <w:p w:rsidR="00343213" w:rsidRPr="00D92AE5" w:rsidRDefault="00343213"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 w:val="34"/>
          <w:szCs w:val="34"/>
        </w:rPr>
      </w:pPr>
    </w:p>
    <w:p w:rsidR="00343213" w:rsidRPr="00D92AE5" w:rsidRDefault="00343213"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 w:val="34"/>
          <w:szCs w:val="34"/>
        </w:rPr>
      </w:pPr>
    </w:p>
    <w:p w:rsidR="001D45D4" w:rsidRPr="00D92AE5" w:rsidRDefault="007C116C"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 w:val="34"/>
          <w:szCs w:val="34"/>
        </w:rPr>
      </w:pPr>
      <w:r w:rsidRPr="00D92AE5">
        <w:rPr>
          <w:rFonts w:ascii="Times" w:hAnsi="Times" w:cs="Times"/>
          <w:color w:val="000000" w:themeColor="text1"/>
          <w:sz w:val="34"/>
          <w:szCs w:val="34"/>
        </w:rPr>
        <w:br w:type="page"/>
      </w:r>
      <w:r w:rsidR="001D45D4" w:rsidRPr="00D92AE5">
        <w:rPr>
          <w:rFonts w:ascii="Times" w:hAnsi="Times" w:cs="Times"/>
          <w:color w:val="000000" w:themeColor="text1"/>
          <w:sz w:val="34"/>
          <w:szCs w:val="34"/>
        </w:rPr>
        <w:lastRenderedPageBreak/>
        <w:t>Youth/Minor Consent Form</w:t>
      </w:r>
    </w:p>
    <w:p w:rsidR="001D45D4" w:rsidRPr="00D92AE5" w:rsidRDefault="001D45D4"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 w:val="34"/>
          <w:szCs w:val="34"/>
        </w:rPr>
      </w:pPr>
    </w:p>
    <w:p w:rsidR="006904DB" w:rsidRPr="00D92AE5" w:rsidRDefault="006904DB" w:rsidP="006904D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b/>
          <w:bCs/>
          <w:color w:val="000000" w:themeColor="text1"/>
          <w:szCs w:val="19"/>
        </w:rPr>
      </w:pPr>
      <w:r w:rsidRPr="00D92AE5">
        <w:rPr>
          <w:rFonts w:ascii="Times New Roman" w:hAnsi="Times New Roman"/>
          <w:b/>
          <w:bCs/>
          <w:color w:val="000000" w:themeColor="text1"/>
          <w:szCs w:val="19"/>
        </w:rPr>
        <w:t xml:space="preserve">Interviewer: </w:t>
      </w:r>
      <w:r w:rsidRPr="00D92AE5">
        <w:rPr>
          <w:rFonts w:ascii="Times New Roman" w:hAnsi="Times New Roman"/>
          <w:color w:val="000000" w:themeColor="text1"/>
          <w:szCs w:val="19"/>
        </w:rPr>
        <w:t>If your selected respondent (through Kish Grid) is under the age of 18 years, you must obtain permission from a responsible adult member of the household</w:t>
      </w:r>
      <w:r w:rsidRPr="00D92AE5">
        <w:rPr>
          <w:rFonts w:ascii="Times New Roman" w:hAnsi="Times New Roman"/>
          <w:b/>
          <w:bCs/>
          <w:color w:val="000000" w:themeColor="text1"/>
          <w:szCs w:val="19"/>
        </w:rPr>
        <w:t xml:space="preserve"> </w:t>
      </w:r>
    </w:p>
    <w:p w:rsidR="006904DB" w:rsidRPr="00D92AE5" w:rsidRDefault="006904DB" w:rsidP="006904D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olor w:val="000000" w:themeColor="text1"/>
          <w:szCs w:val="19"/>
        </w:rPr>
      </w:pPr>
    </w:p>
    <w:p w:rsidR="006904DB" w:rsidRPr="00D92AE5" w:rsidRDefault="006904DB" w:rsidP="006904D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olor w:val="000000" w:themeColor="text1"/>
          <w:szCs w:val="19"/>
        </w:rPr>
      </w:pPr>
    </w:p>
    <w:p w:rsidR="006904DB" w:rsidRPr="00D92AE5" w:rsidRDefault="006904DB" w:rsidP="006904D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b/>
          <w:bCs/>
          <w:color w:val="000000" w:themeColor="text1"/>
          <w:szCs w:val="19"/>
        </w:rPr>
      </w:pPr>
      <w:r w:rsidRPr="00D92AE5">
        <w:rPr>
          <w:rFonts w:ascii="Times New Roman" w:hAnsi="Times New Roman"/>
          <w:b/>
          <w:bCs/>
          <w:color w:val="000000" w:themeColor="text1"/>
          <w:szCs w:val="19"/>
        </w:rPr>
        <w:t xml:space="preserve">[Interviewer Read]: </w:t>
      </w:r>
    </w:p>
    <w:p w:rsidR="006904DB" w:rsidRPr="00D92AE5" w:rsidRDefault="006904DB" w:rsidP="006904D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olor w:val="000000" w:themeColor="text1"/>
          <w:szCs w:val="19"/>
        </w:rPr>
      </w:pPr>
    </w:p>
    <w:p w:rsidR="006904DB" w:rsidRPr="00D92AE5" w:rsidRDefault="006904DB" w:rsidP="006904D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Pr>
      </w:pPr>
      <w:r w:rsidRPr="00D92AE5">
        <w:rPr>
          <w:rFonts w:ascii="Times New Roman" w:hAnsi="Times New Roman" w:cs="Times"/>
          <w:color w:val="000000" w:themeColor="text1"/>
          <w:szCs w:val="23"/>
        </w:rPr>
        <w:t>Hello, my name is [insert name]. I’m here today on behalf of researchers at Yale University.</w:t>
      </w:r>
    </w:p>
    <w:p w:rsidR="006904DB" w:rsidRPr="00D92AE5" w:rsidRDefault="006904DB" w:rsidP="006904D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Pr>
      </w:pPr>
    </w:p>
    <w:p w:rsidR="006904DB" w:rsidRPr="00D92AE5" w:rsidRDefault="006904DB" w:rsidP="006904D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Pr>
      </w:pPr>
      <w:r w:rsidRPr="00D92AE5">
        <w:rPr>
          <w:rFonts w:ascii="Times New Roman" w:hAnsi="Times New Roman" w:cs="Times"/>
          <w:color w:val="000000" w:themeColor="text1"/>
          <w:szCs w:val="23"/>
        </w:rPr>
        <w:t xml:space="preserve">I’m helping conduct an academic survey to learn about the experiences of people in communities that have been affected by violence during the recent war. We would like to learn some basic things about the randomly selected member of your household </w:t>
      </w:r>
      <w:proofErr w:type="gramStart"/>
      <w:r w:rsidRPr="00D92AE5">
        <w:rPr>
          <w:rFonts w:ascii="Times New Roman" w:hAnsi="Times New Roman" w:cs="Times"/>
          <w:color w:val="000000" w:themeColor="text1"/>
          <w:szCs w:val="23"/>
        </w:rPr>
        <w:t>[ name</w:t>
      </w:r>
      <w:proofErr w:type="gramEnd"/>
      <w:r w:rsidRPr="00D92AE5">
        <w:rPr>
          <w:rFonts w:ascii="Times New Roman" w:hAnsi="Times New Roman" w:cs="Times"/>
          <w:color w:val="000000" w:themeColor="text1"/>
          <w:szCs w:val="23"/>
        </w:rPr>
        <w:t xml:space="preserve"> of selected respondent ], this community, and his thoughts on several important issues that face Afghans today.</w:t>
      </w:r>
    </w:p>
    <w:p w:rsidR="006904DB" w:rsidRPr="00D92AE5" w:rsidRDefault="006904DB" w:rsidP="006904D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Pr>
      </w:pPr>
    </w:p>
    <w:p w:rsidR="006904DB" w:rsidRDefault="006904DB" w:rsidP="006904D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tl/>
          <w:lang w:bidi="ps-AF"/>
        </w:rPr>
      </w:pPr>
      <w:r w:rsidRPr="00D92AE5">
        <w:rPr>
          <w:rFonts w:ascii="Times New Roman" w:hAnsi="Times New Roman" w:cs="Times"/>
          <w:color w:val="000000" w:themeColor="text1"/>
          <w:szCs w:val="23"/>
        </w:rPr>
        <w:t xml:space="preserve">Today we are surveying people in [neighborhood designation]. Your household has been selected at random, along with approximately [X] other households. In total, the survey will be conducted in at least [X] districts and will be given to no fewer than 2000 people. If you agree for </w:t>
      </w:r>
      <w:proofErr w:type="gramStart"/>
      <w:r w:rsidRPr="00D92AE5">
        <w:rPr>
          <w:rFonts w:ascii="Times New Roman" w:hAnsi="Times New Roman" w:cs="Times"/>
          <w:color w:val="000000" w:themeColor="text1"/>
          <w:szCs w:val="23"/>
        </w:rPr>
        <w:t>[ name</w:t>
      </w:r>
      <w:proofErr w:type="gramEnd"/>
      <w:r w:rsidRPr="00D92AE5">
        <w:rPr>
          <w:rFonts w:ascii="Times New Roman" w:hAnsi="Times New Roman" w:cs="Times"/>
          <w:color w:val="000000" w:themeColor="text1"/>
          <w:szCs w:val="23"/>
        </w:rPr>
        <w:t xml:space="preserve"> of selected respondent ] to participate, his answers and participation will be kept anonymous. </w:t>
      </w:r>
    </w:p>
    <w:p w:rsidR="00BE41EE" w:rsidRPr="00D92AE5" w:rsidRDefault="00BE41EE" w:rsidP="006904D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lang w:bidi="ps-AF"/>
        </w:rPr>
      </w:pPr>
    </w:p>
    <w:p w:rsidR="00BE41EE" w:rsidRPr="00D92AE5" w:rsidRDefault="00BE41EE" w:rsidP="00BE41E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Pr>
      </w:pPr>
      <w:r w:rsidRPr="00D92AE5">
        <w:rPr>
          <w:rFonts w:ascii="Times New Roman" w:hAnsi="Times New Roman" w:cs="Times"/>
          <w:color w:val="000000" w:themeColor="text1"/>
          <w:szCs w:val="23"/>
        </w:rPr>
        <w:t>This study is being conducted by a university, and the anonymous data will be made available to scholars, NGOs, governments, and ordinary people — you yourself may access the information should you wish to — though again, your identity will not be included.</w:t>
      </w:r>
    </w:p>
    <w:p w:rsidR="006904DB" w:rsidRPr="00D92AE5" w:rsidRDefault="006904DB" w:rsidP="006904D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Pr>
      </w:pPr>
    </w:p>
    <w:p w:rsidR="006904DB" w:rsidRPr="00D92AE5" w:rsidRDefault="006904DB" w:rsidP="006904D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Pr>
      </w:pPr>
      <w:proofErr w:type="gramStart"/>
      <w:r w:rsidRPr="00D92AE5">
        <w:rPr>
          <w:rFonts w:ascii="Times New Roman" w:hAnsi="Times New Roman" w:cs="Times"/>
          <w:color w:val="000000" w:themeColor="text1"/>
          <w:szCs w:val="23"/>
        </w:rPr>
        <w:t>[ name</w:t>
      </w:r>
      <w:proofErr w:type="gramEnd"/>
      <w:r w:rsidRPr="00D92AE5">
        <w:rPr>
          <w:rFonts w:ascii="Times New Roman" w:hAnsi="Times New Roman" w:cs="Times"/>
          <w:color w:val="000000" w:themeColor="text1"/>
          <w:szCs w:val="23"/>
        </w:rPr>
        <w:t xml:space="preserve"> of selected respondent ] will be asked a series of questions that should take approximately 45 minutes of his time. His participation is voluntary and there is no consequence should he choose not to participate. However, we hope that you will allow us to speak with him today because we are very interested to learn about the experiences.</w:t>
      </w:r>
    </w:p>
    <w:p w:rsidR="006904DB" w:rsidRPr="00D92AE5" w:rsidRDefault="006904DB" w:rsidP="006904D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Pr>
      </w:pPr>
    </w:p>
    <w:p w:rsidR="006904DB" w:rsidRPr="00D92AE5" w:rsidRDefault="006904DB" w:rsidP="009C730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Pr>
      </w:pPr>
      <w:r w:rsidRPr="00D92AE5">
        <w:rPr>
          <w:rFonts w:ascii="Times New Roman" w:hAnsi="Times New Roman" w:cs="Times"/>
          <w:color w:val="000000" w:themeColor="text1"/>
          <w:szCs w:val="23"/>
        </w:rPr>
        <w:t xml:space="preserve">May we speak with him today? Yes/No [Wait for </w:t>
      </w:r>
      <w:r w:rsidR="009C7303">
        <w:rPr>
          <w:rFonts w:ascii="Times New Roman" w:hAnsi="Times New Roman" w:cs="Times"/>
          <w:color w:val="000000" w:themeColor="text1"/>
          <w:szCs w:val="23"/>
          <w:lang w:bidi="ps-AF"/>
        </w:rPr>
        <w:t>the answer</w:t>
      </w:r>
      <w:r w:rsidRPr="00D92AE5">
        <w:rPr>
          <w:rFonts w:ascii="Times New Roman" w:hAnsi="Times New Roman" w:cs="Times"/>
          <w:color w:val="000000" w:themeColor="text1"/>
          <w:szCs w:val="23"/>
        </w:rPr>
        <w:t>; if necessary, repeat introduction]</w:t>
      </w:r>
    </w:p>
    <w:p w:rsidR="006904DB" w:rsidRPr="00D92AE5" w:rsidRDefault="006904DB" w:rsidP="006904D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Pr>
      </w:pPr>
    </w:p>
    <w:p w:rsidR="006904DB" w:rsidRPr="00D92AE5" w:rsidRDefault="006904DB" w:rsidP="006904D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Pr>
      </w:pPr>
      <w:r w:rsidRPr="00D92AE5">
        <w:rPr>
          <w:rFonts w:ascii="Times New Roman" w:hAnsi="Times New Roman" w:cs="Times"/>
          <w:color w:val="000000" w:themeColor="text1"/>
          <w:szCs w:val="23"/>
        </w:rPr>
        <w:t xml:space="preserve">[If “Yes”], Thank the responsible adult and go to section 1 to start the interview with the selected respondent. </w:t>
      </w:r>
    </w:p>
    <w:p w:rsidR="006904DB" w:rsidRPr="00D92AE5" w:rsidRDefault="006904DB" w:rsidP="006904D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Pr>
      </w:pPr>
    </w:p>
    <w:p w:rsidR="006904DB" w:rsidRPr="00D92AE5" w:rsidRDefault="006904DB" w:rsidP="006904D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Pr>
      </w:pPr>
      <w:r w:rsidRPr="00D92AE5">
        <w:rPr>
          <w:rFonts w:ascii="Times New Roman" w:hAnsi="Times New Roman" w:cs="Times"/>
          <w:color w:val="000000" w:themeColor="text1"/>
          <w:szCs w:val="23"/>
        </w:rPr>
        <w:t xml:space="preserve">[If “No”], Thank the responsible adult for their time and go to the next immediate household on your right. </w:t>
      </w:r>
    </w:p>
    <w:p w:rsidR="006904DB" w:rsidRPr="00D92AE5" w:rsidRDefault="006904DB" w:rsidP="006904D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olor w:val="000000" w:themeColor="text1"/>
          <w:szCs w:val="19"/>
        </w:rPr>
      </w:pPr>
    </w:p>
    <w:p w:rsidR="006904DB" w:rsidRPr="00D92AE5" w:rsidRDefault="006904DB" w:rsidP="006904D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Verdana" w:hAnsi="Verdana"/>
          <w:color w:val="000000" w:themeColor="text1"/>
          <w:sz w:val="19"/>
          <w:szCs w:val="19"/>
        </w:rPr>
      </w:pPr>
    </w:p>
    <w:p w:rsidR="001D45D4" w:rsidRPr="00D92AE5" w:rsidRDefault="001D45D4"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 w:val="34"/>
          <w:szCs w:val="34"/>
        </w:rPr>
      </w:pPr>
    </w:p>
    <w:p w:rsidR="001D45D4" w:rsidRPr="00D92AE5" w:rsidRDefault="001D45D4"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 w:val="34"/>
          <w:szCs w:val="34"/>
        </w:rPr>
      </w:pPr>
    </w:p>
    <w:p w:rsidR="001D45D4" w:rsidRPr="00D92AE5" w:rsidRDefault="001D45D4"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 w:val="23"/>
          <w:szCs w:val="23"/>
        </w:rPr>
      </w:pPr>
      <w:r w:rsidRPr="00D92AE5">
        <w:rPr>
          <w:rFonts w:ascii="Times" w:hAnsi="Times" w:cs="Times"/>
          <w:color w:val="000000" w:themeColor="text1"/>
          <w:sz w:val="34"/>
          <w:szCs w:val="34"/>
        </w:rPr>
        <w:lastRenderedPageBreak/>
        <w:t>Section 1: Demographic Information</w:t>
      </w:r>
    </w:p>
    <w:p w:rsidR="001D45D4" w:rsidRPr="00D92AE5" w:rsidRDefault="001D45D4"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 w:val="22"/>
          <w:szCs w:val="23"/>
        </w:rPr>
      </w:pPr>
    </w:p>
    <w:p w:rsidR="001D45D4" w:rsidRPr="00D92AE5" w:rsidRDefault="001B31B8" w:rsidP="009C730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Pr>
      </w:pPr>
      <w:r w:rsidRPr="00D92AE5">
        <w:rPr>
          <w:rFonts w:ascii="Times New Roman" w:hAnsi="Times New Roman" w:cs="Helvetica"/>
          <w:b/>
          <w:bCs/>
          <w:color w:val="000000" w:themeColor="text1"/>
          <w:szCs w:val="23"/>
        </w:rPr>
        <w:t>Interviewer</w:t>
      </w:r>
      <w:r w:rsidRPr="00D92AE5">
        <w:rPr>
          <w:rFonts w:ascii="Times New Roman" w:hAnsi="Times New Roman" w:cs="Times"/>
          <w:b/>
          <w:bCs/>
          <w:color w:val="000000" w:themeColor="text1"/>
          <w:szCs w:val="23"/>
        </w:rPr>
        <w:t>:</w:t>
      </w:r>
      <w:r w:rsidR="001D45D4" w:rsidRPr="00D92AE5">
        <w:rPr>
          <w:rFonts w:ascii="Times New Roman" w:hAnsi="Times New Roman" w:cs="Times"/>
          <w:color w:val="000000" w:themeColor="text1"/>
          <w:szCs w:val="23"/>
        </w:rPr>
        <w:t xml:space="preserve"> I will begin by asking you some basic questions about yourself, your family,</w:t>
      </w:r>
      <w:r w:rsidR="009C7303">
        <w:rPr>
          <w:rFonts w:ascii="Times New Roman" w:hAnsi="Times New Roman" w:cs="Times" w:hint="cs"/>
          <w:color w:val="000000" w:themeColor="text1"/>
          <w:szCs w:val="23"/>
          <w:rtl/>
          <w:lang w:bidi="ps-AF"/>
        </w:rPr>
        <w:t xml:space="preserve"> </w:t>
      </w:r>
      <w:r w:rsidR="001D45D4" w:rsidRPr="00D92AE5">
        <w:rPr>
          <w:rFonts w:ascii="Times New Roman" w:hAnsi="Times New Roman" w:cs="Times"/>
          <w:color w:val="000000" w:themeColor="text1"/>
          <w:szCs w:val="23"/>
        </w:rPr>
        <w:t>your village, and your area (</w:t>
      </w:r>
      <w:proofErr w:type="spellStart"/>
      <w:r w:rsidR="001D45D4" w:rsidRPr="00D92AE5">
        <w:rPr>
          <w:rFonts w:ascii="Times New Roman" w:hAnsi="Times New Roman" w:cs="Helvetica"/>
          <w:color w:val="000000" w:themeColor="text1"/>
          <w:szCs w:val="23"/>
        </w:rPr>
        <w:t>mantaqa</w:t>
      </w:r>
      <w:proofErr w:type="spellEnd"/>
      <w:r w:rsidR="001D45D4" w:rsidRPr="00D92AE5">
        <w:rPr>
          <w:rFonts w:ascii="Times New Roman" w:hAnsi="Times New Roman" w:cs="Times"/>
          <w:color w:val="000000" w:themeColor="text1"/>
          <w:szCs w:val="23"/>
        </w:rPr>
        <w:t>).</w:t>
      </w:r>
    </w:p>
    <w:p w:rsidR="002F61F7" w:rsidRDefault="002F61F7" w:rsidP="006904D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Monaco"/>
          <w:color w:val="000000" w:themeColor="text1"/>
          <w:szCs w:val="23"/>
        </w:rPr>
      </w:pPr>
    </w:p>
    <w:p w:rsidR="001D45D4" w:rsidRPr="00D92AE5" w:rsidRDefault="006904DB" w:rsidP="006904D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Pr>
      </w:pPr>
      <w:r w:rsidRPr="00D92AE5">
        <w:rPr>
          <w:rFonts w:ascii="Times New Roman" w:hAnsi="Times New Roman" w:cs="Monaco"/>
          <w:color w:val="000000" w:themeColor="text1"/>
          <w:szCs w:val="23"/>
        </w:rPr>
        <w:t>1.1</w:t>
      </w:r>
      <w:r w:rsidR="001D45D4" w:rsidRPr="00D92AE5">
        <w:rPr>
          <w:rFonts w:ascii="Times New Roman" w:hAnsi="Times New Roman" w:cs="Monaco"/>
          <w:color w:val="000000" w:themeColor="text1"/>
          <w:szCs w:val="23"/>
        </w:rPr>
        <w:t xml:space="preserve">. </w:t>
      </w:r>
      <w:r w:rsidR="001D45D4" w:rsidRPr="00D92AE5">
        <w:rPr>
          <w:rFonts w:ascii="Times New Roman" w:hAnsi="Times New Roman" w:cs="Times"/>
          <w:color w:val="000000" w:themeColor="text1"/>
          <w:szCs w:val="23"/>
        </w:rPr>
        <w:t xml:space="preserve">Age [answer given in years; if answer is “Don’t Know,” estimate age] </w:t>
      </w:r>
      <w:r w:rsidR="00FC08CB">
        <w:rPr>
          <w:rFonts w:ascii="Times New Roman" w:hAnsi="Times New Roman" w:cs="Times"/>
          <w:color w:val="000000" w:themeColor="text1"/>
          <w:szCs w:val="23"/>
        </w:rPr>
        <w:sym w:font="Wingdings" w:char="F03F"/>
      </w:r>
      <w:r w:rsidR="00ED2B91">
        <w:rPr>
          <w:rFonts w:ascii="Times New Roman" w:hAnsi="Times New Roman" w:cs="Times"/>
          <w:color w:val="000000" w:themeColor="text1"/>
          <w:szCs w:val="23"/>
        </w:rPr>
        <w:t>______________________</w:t>
      </w:r>
    </w:p>
    <w:p w:rsidR="001D45D4" w:rsidRPr="00D92AE5" w:rsidRDefault="006904DB" w:rsidP="00FC08C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Pr>
      </w:pPr>
      <w:r w:rsidRPr="00D92AE5">
        <w:rPr>
          <w:rFonts w:ascii="Times New Roman" w:hAnsi="Times New Roman" w:cs="Times"/>
          <w:color w:val="000000" w:themeColor="text1"/>
          <w:szCs w:val="23"/>
        </w:rPr>
        <w:t>1.2</w:t>
      </w:r>
      <w:r w:rsidR="001D45D4" w:rsidRPr="00D92AE5">
        <w:rPr>
          <w:rFonts w:ascii="Times New Roman" w:hAnsi="Times New Roman" w:cs="Times"/>
          <w:color w:val="000000" w:themeColor="text1"/>
          <w:szCs w:val="23"/>
        </w:rPr>
        <w:t>. How many years of formal schooling do you have? [</w:t>
      </w:r>
      <w:proofErr w:type="gramStart"/>
      <w:r w:rsidR="001D45D4" w:rsidRPr="00D92AE5">
        <w:rPr>
          <w:rFonts w:ascii="Times New Roman" w:hAnsi="Times New Roman" w:cs="Times"/>
          <w:color w:val="000000" w:themeColor="text1"/>
          <w:szCs w:val="23"/>
        </w:rPr>
        <w:t>answer</w:t>
      </w:r>
      <w:proofErr w:type="gramEnd"/>
      <w:r w:rsidR="001D45D4" w:rsidRPr="00D92AE5">
        <w:rPr>
          <w:rFonts w:ascii="Times New Roman" w:hAnsi="Times New Roman" w:cs="Times"/>
          <w:color w:val="000000" w:themeColor="text1"/>
          <w:szCs w:val="23"/>
        </w:rPr>
        <w:t xml:space="preserve"> given in years] </w:t>
      </w:r>
      <w:r w:rsidR="00FC08CB">
        <w:rPr>
          <w:rFonts w:ascii="Times New Roman" w:hAnsi="Times New Roman" w:cs="Times"/>
          <w:color w:val="000000" w:themeColor="text1"/>
          <w:szCs w:val="23"/>
        </w:rPr>
        <w:sym w:font="Wingdings" w:char="F03F"/>
      </w:r>
      <w:r w:rsidR="00FC08CB">
        <w:rPr>
          <w:rFonts w:ascii="Times New Roman" w:hAnsi="Times New Roman" w:cs="Times"/>
          <w:color w:val="000000" w:themeColor="text1"/>
          <w:szCs w:val="23"/>
        </w:rPr>
        <w:t>______________________</w:t>
      </w:r>
    </w:p>
    <w:p w:rsidR="00F65878" w:rsidRPr="00D92AE5" w:rsidRDefault="00F65878" w:rsidP="006904D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Pr>
      </w:pPr>
      <w:r w:rsidRPr="00D92AE5">
        <w:rPr>
          <w:rFonts w:ascii="Times New Roman" w:hAnsi="Times New Roman" w:cs="Times"/>
          <w:color w:val="000000" w:themeColor="text1"/>
          <w:szCs w:val="23"/>
        </w:rPr>
        <w:t xml:space="preserve">1.3 Have you had </w:t>
      </w:r>
      <w:proofErr w:type="spellStart"/>
      <w:r w:rsidRPr="00D92AE5">
        <w:rPr>
          <w:rFonts w:ascii="Times New Roman" w:hAnsi="Times New Roman" w:cs="Times"/>
          <w:color w:val="000000" w:themeColor="text1"/>
          <w:szCs w:val="23"/>
        </w:rPr>
        <w:t>Madrassa</w:t>
      </w:r>
      <w:proofErr w:type="spellEnd"/>
      <w:r w:rsidRPr="00D92AE5">
        <w:rPr>
          <w:rFonts w:ascii="Times New Roman" w:hAnsi="Times New Roman" w:cs="Times"/>
          <w:color w:val="000000" w:themeColor="text1"/>
          <w:szCs w:val="23"/>
        </w:rPr>
        <w:t xml:space="preserve"> schooling? </w:t>
      </w:r>
    </w:p>
    <w:p w:rsidR="00F65878" w:rsidRPr="00D92AE5" w:rsidRDefault="00F65878" w:rsidP="006904D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Pr>
      </w:pPr>
      <w:r w:rsidRPr="00D92AE5">
        <w:rPr>
          <w:rFonts w:ascii="Times New Roman" w:hAnsi="Times New Roman" w:cs="Times"/>
          <w:color w:val="000000" w:themeColor="text1"/>
          <w:szCs w:val="23"/>
        </w:rPr>
        <w:t xml:space="preserve">1. </w:t>
      </w:r>
      <w:proofErr w:type="gramStart"/>
      <w:r w:rsidRPr="00D92AE5">
        <w:rPr>
          <w:rFonts w:ascii="Times New Roman" w:hAnsi="Times New Roman" w:cs="Times"/>
          <w:color w:val="000000" w:themeColor="text1"/>
          <w:szCs w:val="23"/>
        </w:rPr>
        <w:t>Yes</w:t>
      </w:r>
      <w:r w:rsidR="00FC08CB">
        <w:rPr>
          <w:rFonts w:ascii="Times New Roman" w:hAnsi="Times New Roman" w:cs="Times"/>
          <w:color w:val="000000" w:themeColor="text1"/>
          <w:szCs w:val="23"/>
        </w:rPr>
        <w:t xml:space="preserve"> </w:t>
      </w:r>
      <w:r w:rsidR="0035598B">
        <w:rPr>
          <w:rFonts w:ascii="Times New Roman" w:hAnsi="Times New Roman" w:cs="Times" w:hint="cs"/>
          <w:color w:val="000000" w:themeColor="text1"/>
          <w:szCs w:val="23"/>
          <w:rtl/>
          <w:lang w:bidi="ps-AF"/>
        </w:rPr>
        <w:t>)</w:t>
      </w:r>
      <w:r w:rsidR="00FC08CB">
        <w:rPr>
          <w:rFonts w:ascii="Times New Roman" w:hAnsi="Times New Roman" w:cs="Times"/>
          <w:color w:val="000000" w:themeColor="text1"/>
          <w:szCs w:val="23"/>
        </w:rPr>
        <w:t>Continue</w:t>
      </w:r>
      <w:proofErr w:type="gramEnd"/>
      <w:r w:rsidR="0035598B">
        <w:rPr>
          <w:rFonts w:ascii="Times New Roman" w:hAnsi="Times New Roman" w:cs="Times" w:hint="cs"/>
          <w:color w:val="000000" w:themeColor="text1"/>
          <w:szCs w:val="23"/>
          <w:rtl/>
          <w:lang w:bidi="ps-AF"/>
        </w:rPr>
        <w:t>(</w:t>
      </w:r>
      <w:r w:rsidR="00FC08CB">
        <w:rPr>
          <w:rFonts w:ascii="Times New Roman" w:hAnsi="Times New Roman" w:cs="Times"/>
          <w:color w:val="000000" w:themeColor="text1"/>
          <w:szCs w:val="23"/>
        </w:rPr>
        <w:t xml:space="preserve"> </w:t>
      </w:r>
    </w:p>
    <w:p w:rsidR="00F65878" w:rsidRDefault="00F65878" w:rsidP="0035598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Pr>
      </w:pPr>
      <w:r w:rsidRPr="00D92AE5">
        <w:rPr>
          <w:rFonts w:ascii="Times New Roman" w:hAnsi="Times New Roman" w:cs="Times"/>
          <w:color w:val="000000" w:themeColor="text1"/>
          <w:szCs w:val="23"/>
        </w:rPr>
        <w:t xml:space="preserve">2. </w:t>
      </w:r>
      <w:proofErr w:type="gramStart"/>
      <w:r w:rsidRPr="00D92AE5">
        <w:rPr>
          <w:rFonts w:ascii="Times New Roman" w:hAnsi="Times New Roman" w:cs="Times"/>
          <w:color w:val="000000" w:themeColor="text1"/>
          <w:szCs w:val="23"/>
        </w:rPr>
        <w:t xml:space="preserve">No </w:t>
      </w:r>
      <w:r w:rsidR="0035598B">
        <w:rPr>
          <w:rFonts w:ascii="Times New Roman" w:hAnsi="Times New Roman" w:cs="Times" w:hint="cs"/>
          <w:color w:val="000000" w:themeColor="text1"/>
          <w:szCs w:val="23"/>
          <w:rtl/>
          <w:lang w:bidi="ps-AF"/>
        </w:rPr>
        <w:t>)</w:t>
      </w:r>
      <w:r w:rsidR="0035598B">
        <w:rPr>
          <w:rFonts w:ascii="Times New Roman" w:hAnsi="Times New Roman" w:cs="Times"/>
          <w:color w:val="000000" w:themeColor="text1"/>
          <w:szCs w:val="23"/>
          <w:lang w:bidi="ps-AF"/>
        </w:rPr>
        <w:t>Go</w:t>
      </w:r>
      <w:proofErr w:type="gramEnd"/>
      <w:r w:rsidR="00FC08CB">
        <w:rPr>
          <w:rFonts w:ascii="Times New Roman" w:hAnsi="Times New Roman" w:cs="Times"/>
          <w:color w:val="000000" w:themeColor="text1"/>
          <w:szCs w:val="23"/>
        </w:rPr>
        <w:t xml:space="preserve"> to 1.4a</w:t>
      </w:r>
      <w:r w:rsidR="0035598B">
        <w:rPr>
          <w:rFonts w:ascii="Times New Roman" w:hAnsi="Times New Roman" w:cs="Times"/>
          <w:color w:val="000000" w:themeColor="text1"/>
          <w:szCs w:val="23"/>
        </w:rPr>
        <w:t>)</w:t>
      </w:r>
    </w:p>
    <w:p w:rsidR="00FC08CB" w:rsidRDefault="00FC08CB" w:rsidP="00FC08C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Pr>
      </w:pPr>
      <w:r>
        <w:rPr>
          <w:rFonts w:ascii="Times New Roman" w:hAnsi="Times New Roman" w:cs="Times"/>
          <w:color w:val="000000" w:themeColor="text1"/>
          <w:szCs w:val="23"/>
        </w:rPr>
        <w:t xml:space="preserve">98. Refused  </w:t>
      </w:r>
    </w:p>
    <w:p w:rsidR="00FC08CB" w:rsidRDefault="00FC08CB" w:rsidP="00FC08C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Pr>
      </w:pPr>
      <w:r>
        <w:rPr>
          <w:rFonts w:ascii="Times New Roman" w:hAnsi="Times New Roman" w:cs="Times"/>
          <w:color w:val="000000" w:themeColor="text1"/>
          <w:szCs w:val="23"/>
        </w:rPr>
        <w:t xml:space="preserve">99. Don’t know </w:t>
      </w:r>
    </w:p>
    <w:p w:rsidR="00FC08CB" w:rsidRPr="00D92AE5" w:rsidRDefault="00FC08CB" w:rsidP="006904D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Pr>
      </w:pPr>
    </w:p>
    <w:p w:rsidR="00F65878" w:rsidRPr="00D92AE5" w:rsidRDefault="00F65878" w:rsidP="006904D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Pr>
      </w:pPr>
    </w:p>
    <w:p w:rsidR="001D45D4" w:rsidRPr="00D92AE5" w:rsidRDefault="00F65878" w:rsidP="00F6587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Pr>
      </w:pPr>
      <w:r w:rsidRPr="00D92AE5">
        <w:rPr>
          <w:rFonts w:ascii="Times New Roman" w:hAnsi="Times New Roman" w:cs="Times"/>
          <w:color w:val="000000" w:themeColor="text1"/>
          <w:szCs w:val="23"/>
        </w:rPr>
        <w:t xml:space="preserve">1.4 [If “Yes” to 1.3], </w:t>
      </w:r>
      <w:r w:rsidR="001D45D4" w:rsidRPr="00D92AE5">
        <w:rPr>
          <w:rFonts w:ascii="Times New Roman" w:hAnsi="Times New Roman" w:cs="Times"/>
          <w:color w:val="000000" w:themeColor="text1"/>
          <w:szCs w:val="23"/>
        </w:rPr>
        <w:t xml:space="preserve">How many years of </w:t>
      </w:r>
      <w:proofErr w:type="spellStart"/>
      <w:r w:rsidR="001D45D4" w:rsidRPr="00D92AE5">
        <w:rPr>
          <w:rFonts w:ascii="Times New Roman" w:hAnsi="Times New Roman" w:cs="Times"/>
          <w:color w:val="000000" w:themeColor="text1"/>
          <w:szCs w:val="23"/>
        </w:rPr>
        <w:t>madrassa</w:t>
      </w:r>
      <w:proofErr w:type="spellEnd"/>
      <w:r w:rsidR="001D45D4" w:rsidRPr="00D92AE5">
        <w:rPr>
          <w:rFonts w:ascii="Times New Roman" w:hAnsi="Times New Roman" w:cs="Times"/>
          <w:color w:val="000000" w:themeColor="text1"/>
          <w:szCs w:val="23"/>
        </w:rPr>
        <w:t xml:space="preserve"> schooling do you have? [</w:t>
      </w:r>
      <w:proofErr w:type="gramStart"/>
      <w:r w:rsidR="001D45D4" w:rsidRPr="00D92AE5">
        <w:rPr>
          <w:rFonts w:ascii="Times New Roman" w:hAnsi="Times New Roman" w:cs="Times"/>
          <w:color w:val="000000" w:themeColor="text1"/>
          <w:szCs w:val="23"/>
        </w:rPr>
        <w:t>answer</w:t>
      </w:r>
      <w:proofErr w:type="gramEnd"/>
      <w:r w:rsidR="001D45D4" w:rsidRPr="00D92AE5">
        <w:rPr>
          <w:rFonts w:ascii="Times New Roman" w:hAnsi="Times New Roman" w:cs="Times"/>
          <w:color w:val="000000" w:themeColor="text1"/>
          <w:szCs w:val="23"/>
        </w:rPr>
        <w:t xml:space="preserve"> given in years]</w:t>
      </w:r>
    </w:p>
    <w:p w:rsidR="00F65878" w:rsidRPr="00D92AE5" w:rsidRDefault="00FC08CB" w:rsidP="00F6587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Pr>
      </w:pPr>
      <w:r>
        <w:rPr>
          <w:rFonts w:ascii="Times New Roman" w:hAnsi="Times New Roman" w:cs="Times"/>
          <w:color w:val="000000" w:themeColor="text1"/>
          <w:szCs w:val="23"/>
        </w:rPr>
        <w:sym w:font="Wingdings" w:char="F03F"/>
      </w:r>
      <w:r>
        <w:rPr>
          <w:rFonts w:ascii="Times New Roman" w:hAnsi="Times New Roman" w:cs="Times"/>
          <w:color w:val="000000" w:themeColor="text1"/>
          <w:szCs w:val="23"/>
        </w:rPr>
        <w:t>______________________</w:t>
      </w:r>
    </w:p>
    <w:p w:rsidR="001D45D4" w:rsidRPr="00D92AE5" w:rsidRDefault="00F65878" w:rsidP="00F6587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Pr>
      </w:pPr>
      <w:r w:rsidRPr="00D92AE5">
        <w:rPr>
          <w:rFonts w:ascii="Times New Roman" w:hAnsi="Times New Roman" w:cs="Times"/>
          <w:color w:val="000000" w:themeColor="text1"/>
          <w:szCs w:val="23"/>
        </w:rPr>
        <w:t>1.4</w:t>
      </w:r>
      <w:r w:rsidR="00FC08CB">
        <w:rPr>
          <w:rFonts w:ascii="Times New Roman" w:hAnsi="Times New Roman" w:cs="Times"/>
          <w:color w:val="000000" w:themeColor="text1"/>
          <w:szCs w:val="23"/>
        </w:rPr>
        <w:t>a</w:t>
      </w:r>
      <w:r w:rsidR="001D45D4" w:rsidRPr="00D92AE5">
        <w:rPr>
          <w:rFonts w:ascii="Times New Roman" w:hAnsi="Times New Roman" w:cs="Times"/>
          <w:color w:val="000000" w:themeColor="text1"/>
          <w:szCs w:val="23"/>
        </w:rPr>
        <w:t xml:space="preserve"> </w:t>
      </w:r>
      <w:proofErr w:type="gramStart"/>
      <w:r w:rsidRPr="00D92AE5">
        <w:rPr>
          <w:rFonts w:ascii="Times New Roman" w:hAnsi="Times New Roman" w:cs="Times"/>
          <w:color w:val="000000" w:themeColor="text1"/>
          <w:szCs w:val="23"/>
        </w:rPr>
        <w:t>What</w:t>
      </w:r>
      <w:proofErr w:type="gramEnd"/>
      <w:r w:rsidRPr="00D92AE5">
        <w:rPr>
          <w:rFonts w:ascii="Times New Roman" w:hAnsi="Times New Roman" w:cs="Times"/>
          <w:color w:val="000000" w:themeColor="text1"/>
          <w:szCs w:val="23"/>
        </w:rPr>
        <w:t xml:space="preserve"> is your nationality? </w:t>
      </w:r>
      <w:r w:rsidR="001D45D4" w:rsidRPr="00D92AE5">
        <w:rPr>
          <w:rFonts w:ascii="Times New Roman" w:hAnsi="Times New Roman" w:cs="Times"/>
          <w:color w:val="000000" w:themeColor="text1"/>
          <w:szCs w:val="23"/>
        </w:rPr>
        <w:t>[</w:t>
      </w:r>
      <w:proofErr w:type="gramStart"/>
      <w:r w:rsidR="001D45D4" w:rsidRPr="00D92AE5">
        <w:rPr>
          <w:rFonts w:ascii="Times New Roman" w:hAnsi="Times New Roman" w:cs="Times"/>
          <w:color w:val="000000" w:themeColor="text1"/>
          <w:szCs w:val="23"/>
        </w:rPr>
        <w:t>text</w:t>
      </w:r>
      <w:proofErr w:type="gramEnd"/>
      <w:r w:rsidR="001D45D4" w:rsidRPr="00D92AE5">
        <w:rPr>
          <w:rFonts w:ascii="Times New Roman" w:hAnsi="Times New Roman" w:cs="Times"/>
          <w:color w:val="000000" w:themeColor="text1"/>
          <w:szCs w:val="23"/>
        </w:rPr>
        <w:t xml:space="preserve"> answer] </w:t>
      </w:r>
    </w:p>
    <w:p w:rsidR="00C978AB" w:rsidRPr="00D92AE5" w:rsidRDefault="00C978AB" w:rsidP="00C978AB">
      <w:pPr>
        <w:numPr>
          <w:ilvl w:val="0"/>
          <w:numId w:val="3"/>
        </w:numPr>
        <w:rPr>
          <w:rFonts w:ascii="Times New Roman" w:eastAsia="Cambria" w:hAnsi="Times New Roman" w:cs="Arial"/>
          <w:color w:val="000000" w:themeColor="text1"/>
        </w:rPr>
      </w:pPr>
      <w:proofErr w:type="spellStart"/>
      <w:r w:rsidRPr="00D92AE5">
        <w:rPr>
          <w:rFonts w:ascii="Times New Roman" w:eastAsia="Cambria" w:hAnsi="Times New Roman" w:cs="Arial"/>
          <w:color w:val="000000" w:themeColor="text1"/>
        </w:rPr>
        <w:t>Pashtun</w:t>
      </w:r>
      <w:proofErr w:type="spellEnd"/>
      <w:r w:rsidR="00FC08CB">
        <w:rPr>
          <w:rFonts w:ascii="Times New Roman" w:eastAsia="Cambria" w:hAnsi="Times New Roman" w:cs="Arial"/>
          <w:color w:val="000000" w:themeColor="text1"/>
        </w:rPr>
        <w:t xml:space="preserve">  continue </w:t>
      </w:r>
    </w:p>
    <w:p w:rsidR="00C978AB" w:rsidRPr="00D92AE5" w:rsidRDefault="00C978AB" w:rsidP="00C978AB">
      <w:pPr>
        <w:numPr>
          <w:ilvl w:val="0"/>
          <w:numId w:val="3"/>
        </w:numPr>
        <w:rPr>
          <w:rFonts w:ascii="Times New Roman" w:eastAsia="Cambria" w:hAnsi="Times New Roman" w:cs="Arial"/>
          <w:color w:val="000000" w:themeColor="text1"/>
        </w:rPr>
      </w:pPr>
      <w:r w:rsidRPr="00D92AE5">
        <w:rPr>
          <w:rFonts w:ascii="Times New Roman" w:eastAsia="Cambria" w:hAnsi="Times New Roman" w:cs="Arial"/>
          <w:color w:val="000000" w:themeColor="text1"/>
        </w:rPr>
        <w:t>Tajik</w:t>
      </w:r>
      <w:r w:rsidR="00FC08CB">
        <w:rPr>
          <w:rFonts w:ascii="Times New Roman" w:eastAsia="Cambria" w:hAnsi="Times New Roman" w:cs="Arial"/>
          <w:color w:val="000000" w:themeColor="text1"/>
        </w:rPr>
        <w:t xml:space="preserve"> Skip to 1.6</w:t>
      </w:r>
    </w:p>
    <w:p w:rsidR="00C978AB" w:rsidRPr="00D92AE5" w:rsidRDefault="00C978AB" w:rsidP="00C978AB">
      <w:pPr>
        <w:numPr>
          <w:ilvl w:val="0"/>
          <w:numId w:val="3"/>
        </w:numPr>
        <w:rPr>
          <w:rFonts w:ascii="Times New Roman" w:eastAsia="Cambria" w:hAnsi="Times New Roman" w:cs="Arial"/>
          <w:color w:val="000000" w:themeColor="text1"/>
        </w:rPr>
      </w:pPr>
      <w:r w:rsidRPr="00D92AE5">
        <w:rPr>
          <w:rFonts w:ascii="Times New Roman" w:eastAsia="Cambria" w:hAnsi="Times New Roman" w:cs="Arial"/>
          <w:color w:val="000000" w:themeColor="text1"/>
        </w:rPr>
        <w:t>Uzbek</w:t>
      </w:r>
      <w:r w:rsidR="00FC08CB" w:rsidRPr="00FC08CB">
        <w:rPr>
          <w:rFonts w:ascii="Times New Roman" w:eastAsia="Cambria" w:hAnsi="Times New Roman" w:cs="Arial"/>
          <w:color w:val="000000" w:themeColor="text1"/>
        </w:rPr>
        <w:t xml:space="preserve"> </w:t>
      </w:r>
      <w:r w:rsidR="00FC08CB">
        <w:rPr>
          <w:rFonts w:ascii="Times New Roman" w:eastAsia="Cambria" w:hAnsi="Times New Roman" w:cs="Arial"/>
          <w:color w:val="000000" w:themeColor="text1"/>
        </w:rPr>
        <w:t>Skip to 1.6</w:t>
      </w:r>
    </w:p>
    <w:p w:rsidR="00C978AB" w:rsidRPr="00D92AE5" w:rsidRDefault="00C978AB" w:rsidP="00C978AB">
      <w:pPr>
        <w:numPr>
          <w:ilvl w:val="0"/>
          <w:numId w:val="3"/>
        </w:numPr>
        <w:rPr>
          <w:rFonts w:ascii="Times New Roman" w:eastAsia="Cambria" w:hAnsi="Times New Roman" w:cs="Arial"/>
          <w:color w:val="000000" w:themeColor="text1"/>
          <w:lang w:val="sv-SE"/>
        </w:rPr>
      </w:pPr>
      <w:r w:rsidRPr="00D92AE5">
        <w:rPr>
          <w:rFonts w:ascii="Times New Roman" w:eastAsia="Cambria" w:hAnsi="Times New Roman" w:cs="Arial"/>
          <w:color w:val="000000" w:themeColor="text1"/>
          <w:lang w:val="sv-SE"/>
        </w:rPr>
        <w:t>Turkmen</w:t>
      </w:r>
      <w:r w:rsidR="00FC08CB" w:rsidRPr="00FC08CB">
        <w:rPr>
          <w:rFonts w:ascii="Times New Roman" w:eastAsia="Cambria" w:hAnsi="Times New Roman" w:cs="Arial"/>
          <w:color w:val="000000" w:themeColor="text1"/>
        </w:rPr>
        <w:t xml:space="preserve"> </w:t>
      </w:r>
      <w:r w:rsidR="00FC08CB">
        <w:rPr>
          <w:rFonts w:ascii="Times New Roman" w:eastAsia="Cambria" w:hAnsi="Times New Roman" w:cs="Arial"/>
          <w:color w:val="000000" w:themeColor="text1"/>
        </w:rPr>
        <w:t>Skip to 1.6</w:t>
      </w:r>
    </w:p>
    <w:p w:rsidR="00C978AB" w:rsidRPr="00D92AE5" w:rsidRDefault="00C978AB" w:rsidP="00C978AB">
      <w:pPr>
        <w:numPr>
          <w:ilvl w:val="0"/>
          <w:numId w:val="3"/>
        </w:numPr>
        <w:rPr>
          <w:rFonts w:ascii="Times New Roman" w:eastAsia="Cambria" w:hAnsi="Times New Roman" w:cs="Arial"/>
          <w:color w:val="000000" w:themeColor="text1"/>
          <w:lang w:val="sv-SE"/>
        </w:rPr>
      </w:pPr>
      <w:r w:rsidRPr="00D92AE5">
        <w:rPr>
          <w:rFonts w:ascii="Times New Roman" w:eastAsia="Cambria" w:hAnsi="Times New Roman" w:cs="Arial"/>
          <w:color w:val="000000" w:themeColor="text1"/>
          <w:lang w:val="sv-SE"/>
        </w:rPr>
        <w:t>Hazara</w:t>
      </w:r>
      <w:r w:rsidR="00FC08CB" w:rsidRPr="00FC08CB">
        <w:rPr>
          <w:rFonts w:ascii="Times New Roman" w:eastAsia="Cambria" w:hAnsi="Times New Roman" w:cs="Arial"/>
          <w:color w:val="000000" w:themeColor="text1"/>
        </w:rPr>
        <w:t xml:space="preserve"> </w:t>
      </w:r>
      <w:r w:rsidR="00FC08CB">
        <w:rPr>
          <w:rFonts w:ascii="Times New Roman" w:eastAsia="Cambria" w:hAnsi="Times New Roman" w:cs="Arial"/>
          <w:color w:val="000000" w:themeColor="text1"/>
        </w:rPr>
        <w:t>Skip to 1.6</w:t>
      </w:r>
    </w:p>
    <w:p w:rsidR="00C978AB" w:rsidRPr="00D92AE5" w:rsidRDefault="00C978AB" w:rsidP="00C978AB">
      <w:pPr>
        <w:numPr>
          <w:ilvl w:val="0"/>
          <w:numId w:val="3"/>
        </w:numPr>
        <w:rPr>
          <w:rFonts w:ascii="Times New Roman" w:eastAsia="Cambria" w:hAnsi="Times New Roman" w:cs="Arial"/>
          <w:color w:val="000000" w:themeColor="text1"/>
          <w:lang w:val="sv-SE"/>
        </w:rPr>
      </w:pPr>
      <w:r w:rsidRPr="00D92AE5">
        <w:rPr>
          <w:rFonts w:ascii="Times New Roman" w:eastAsia="Cambria" w:hAnsi="Times New Roman" w:cs="Arial"/>
          <w:color w:val="000000" w:themeColor="text1"/>
          <w:lang w:val="sv-SE"/>
        </w:rPr>
        <w:t>Baloch</w:t>
      </w:r>
      <w:r w:rsidR="00FC08CB" w:rsidRPr="00FC08CB">
        <w:rPr>
          <w:rFonts w:ascii="Times New Roman" w:eastAsia="Cambria" w:hAnsi="Times New Roman" w:cs="Arial"/>
          <w:color w:val="000000" w:themeColor="text1"/>
        </w:rPr>
        <w:t xml:space="preserve"> </w:t>
      </w:r>
      <w:r w:rsidR="00FC08CB">
        <w:rPr>
          <w:rFonts w:ascii="Times New Roman" w:eastAsia="Cambria" w:hAnsi="Times New Roman" w:cs="Arial"/>
          <w:color w:val="000000" w:themeColor="text1"/>
        </w:rPr>
        <w:t>Skip to 1.6</w:t>
      </w:r>
    </w:p>
    <w:p w:rsidR="00C978AB" w:rsidRPr="00D92AE5" w:rsidRDefault="00C978AB" w:rsidP="00C978AB">
      <w:pPr>
        <w:numPr>
          <w:ilvl w:val="0"/>
          <w:numId w:val="3"/>
        </w:numPr>
        <w:rPr>
          <w:rFonts w:ascii="Times New Roman" w:eastAsia="Cambria" w:hAnsi="Times New Roman" w:cs="Arial"/>
          <w:color w:val="000000" w:themeColor="text1"/>
          <w:lang w:val="pl-PL"/>
        </w:rPr>
      </w:pPr>
      <w:r w:rsidRPr="00D92AE5">
        <w:rPr>
          <w:rFonts w:ascii="Times New Roman" w:eastAsia="Cambria" w:hAnsi="Times New Roman" w:cs="Arial"/>
          <w:color w:val="000000" w:themeColor="text1"/>
          <w:lang w:val="pl-PL"/>
        </w:rPr>
        <w:t>Kirghiz</w:t>
      </w:r>
      <w:r w:rsidR="00FC08CB" w:rsidRPr="00FC08CB">
        <w:rPr>
          <w:rFonts w:ascii="Times New Roman" w:eastAsia="Cambria" w:hAnsi="Times New Roman" w:cs="Arial"/>
          <w:color w:val="000000" w:themeColor="text1"/>
        </w:rPr>
        <w:t xml:space="preserve"> </w:t>
      </w:r>
      <w:r w:rsidR="00FC08CB">
        <w:rPr>
          <w:rFonts w:ascii="Times New Roman" w:eastAsia="Cambria" w:hAnsi="Times New Roman" w:cs="Arial"/>
          <w:color w:val="000000" w:themeColor="text1"/>
        </w:rPr>
        <w:t>Skip to 1.6</w:t>
      </w:r>
    </w:p>
    <w:p w:rsidR="00C978AB" w:rsidRPr="00D92AE5" w:rsidRDefault="00C978AB" w:rsidP="00C978AB">
      <w:pPr>
        <w:numPr>
          <w:ilvl w:val="0"/>
          <w:numId w:val="3"/>
        </w:numPr>
        <w:rPr>
          <w:rFonts w:ascii="Times New Roman" w:eastAsia="Cambria" w:hAnsi="Times New Roman" w:cs="Arial"/>
          <w:color w:val="000000" w:themeColor="text1"/>
          <w:lang w:val="pl-PL"/>
        </w:rPr>
      </w:pPr>
      <w:r w:rsidRPr="00D92AE5">
        <w:rPr>
          <w:rFonts w:ascii="Times New Roman" w:eastAsia="Cambria" w:hAnsi="Times New Roman" w:cs="Arial"/>
          <w:color w:val="000000" w:themeColor="text1"/>
          <w:lang w:val="pl-PL"/>
        </w:rPr>
        <w:t>Nuristani</w:t>
      </w:r>
      <w:r w:rsidR="00FC08CB" w:rsidRPr="00FC08CB">
        <w:rPr>
          <w:rFonts w:ascii="Times New Roman" w:eastAsia="Cambria" w:hAnsi="Times New Roman" w:cs="Arial"/>
          <w:color w:val="000000" w:themeColor="text1"/>
        </w:rPr>
        <w:t xml:space="preserve"> </w:t>
      </w:r>
      <w:r w:rsidR="00FC08CB">
        <w:rPr>
          <w:rFonts w:ascii="Times New Roman" w:eastAsia="Cambria" w:hAnsi="Times New Roman" w:cs="Arial"/>
          <w:color w:val="000000" w:themeColor="text1"/>
        </w:rPr>
        <w:t>Skip to 1.6</w:t>
      </w:r>
    </w:p>
    <w:p w:rsidR="00C978AB" w:rsidRPr="00D92AE5" w:rsidRDefault="00C978AB" w:rsidP="00C978AB">
      <w:pPr>
        <w:numPr>
          <w:ilvl w:val="0"/>
          <w:numId w:val="3"/>
        </w:numPr>
        <w:rPr>
          <w:rFonts w:ascii="Times New Roman" w:eastAsia="Cambria" w:hAnsi="Times New Roman" w:cs="Arial"/>
          <w:color w:val="000000" w:themeColor="text1"/>
          <w:lang w:val="pl-PL"/>
        </w:rPr>
      </w:pPr>
      <w:r w:rsidRPr="00D92AE5">
        <w:rPr>
          <w:rFonts w:ascii="Times New Roman" w:eastAsia="Cambria" w:hAnsi="Times New Roman" w:cs="Arial"/>
          <w:color w:val="000000" w:themeColor="text1"/>
          <w:lang w:val="pl-PL"/>
        </w:rPr>
        <w:t>Aimak</w:t>
      </w:r>
      <w:r w:rsidR="00FC08CB" w:rsidRPr="00FC08CB">
        <w:rPr>
          <w:rFonts w:ascii="Times New Roman" w:eastAsia="Cambria" w:hAnsi="Times New Roman" w:cs="Arial"/>
          <w:color w:val="000000" w:themeColor="text1"/>
        </w:rPr>
        <w:t xml:space="preserve"> </w:t>
      </w:r>
      <w:r w:rsidR="00FC08CB">
        <w:rPr>
          <w:rFonts w:ascii="Times New Roman" w:eastAsia="Cambria" w:hAnsi="Times New Roman" w:cs="Arial"/>
          <w:color w:val="000000" w:themeColor="text1"/>
        </w:rPr>
        <w:t>Skip to 1.6</w:t>
      </w:r>
    </w:p>
    <w:p w:rsidR="00C978AB" w:rsidRPr="00D92AE5" w:rsidRDefault="00C978AB" w:rsidP="00C978AB">
      <w:pPr>
        <w:numPr>
          <w:ilvl w:val="0"/>
          <w:numId w:val="3"/>
        </w:numPr>
        <w:rPr>
          <w:rFonts w:ascii="Times New Roman" w:eastAsia="Cambria" w:hAnsi="Times New Roman" w:cs="Arial"/>
          <w:color w:val="000000" w:themeColor="text1"/>
        </w:rPr>
      </w:pPr>
      <w:r w:rsidRPr="00D92AE5">
        <w:rPr>
          <w:rFonts w:ascii="Times New Roman" w:eastAsia="Cambria" w:hAnsi="Times New Roman" w:cs="Arial"/>
          <w:color w:val="000000" w:themeColor="text1"/>
        </w:rPr>
        <w:t>Arab</w:t>
      </w:r>
      <w:r w:rsidR="00FC08CB" w:rsidRPr="00FC08CB">
        <w:rPr>
          <w:rFonts w:ascii="Times New Roman" w:eastAsia="Cambria" w:hAnsi="Times New Roman" w:cs="Arial"/>
          <w:color w:val="000000" w:themeColor="text1"/>
        </w:rPr>
        <w:t xml:space="preserve"> </w:t>
      </w:r>
      <w:r w:rsidR="00FC08CB">
        <w:rPr>
          <w:rFonts w:ascii="Times New Roman" w:eastAsia="Cambria" w:hAnsi="Times New Roman" w:cs="Arial"/>
          <w:color w:val="000000" w:themeColor="text1"/>
        </w:rPr>
        <w:t>Skip to 1.6</w:t>
      </w:r>
    </w:p>
    <w:p w:rsidR="00C978AB" w:rsidRPr="00D92AE5" w:rsidRDefault="00C978AB" w:rsidP="00C978AB">
      <w:pPr>
        <w:ind w:left="1080" w:hanging="360"/>
        <w:rPr>
          <w:rFonts w:ascii="Times New Roman" w:eastAsia="Cambria" w:hAnsi="Times New Roman" w:cs="Arial"/>
          <w:color w:val="000000" w:themeColor="text1"/>
        </w:rPr>
      </w:pPr>
      <w:r w:rsidRPr="00D92AE5">
        <w:rPr>
          <w:rFonts w:ascii="Times New Roman" w:eastAsia="Cambria" w:hAnsi="Times New Roman" w:cs="Arial"/>
          <w:color w:val="000000" w:themeColor="text1"/>
        </w:rPr>
        <w:t>_________</w:t>
      </w: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pStyle w:val="ListParagraph"/>
        <w:numPr>
          <w:ilvl w:val="0"/>
          <w:numId w:val="4"/>
        </w:numPr>
        <w:contextualSpacing w:val="0"/>
        <w:rPr>
          <w:rFonts w:ascii="Times New Roman" w:eastAsia="Cambria" w:hAnsi="Times New Roman" w:cs="Arial"/>
          <w:vanish/>
          <w:color w:val="000000" w:themeColor="text1"/>
        </w:rPr>
      </w:pPr>
    </w:p>
    <w:p w:rsidR="00C978AB" w:rsidRPr="00D92AE5" w:rsidRDefault="00C978AB" w:rsidP="00C978AB">
      <w:pPr>
        <w:numPr>
          <w:ilvl w:val="0"/>
          <w:numId w:val="4"/>
        </w:numPr>
        <w:rPr>
          <w:rFonts w:ascii="Times New Roman" w:eastAsia="Cambria" w:hAnsi="Times New Roman" w:cs="Arial"/>
          <w:color w:val="000000" w:themeColor="text1"/>
        </w:rPr>
      </w:pPr>
      <w:r w:rsidRPr="00D92AE5">
        <w:rPr>
          <w:rFonts w:ascii="Times New Roman" w:eastAsia="Cambria" w:hAnsi="Times New Roman" w:cs="Arial"/>
          <w:color w:val="000000" w:themeColor="text1"/>
        </w:rPr>
        <w:t>Other (vol.)</w:t>
      </w:r>
      <w:r w:rsidR="00FC08CB" w:rsidRPr="00FC08CB">
        <w:rPr>
          <w:rFonts w:ascii="Times New Roman" w:eastAsia="Cambria" w:hAnsi="Times New Roman" w:cs="Arial"/>
          <w:color w:val="000000" w:themeColor="text1"/>
        </w:rPr>
        <w:t xml:space="preserve"> </w:t>
      </w:r>
      <w:r w:rsidR="00FC08CB">
        <w:rPr>
          <w:rFonts w:ascii="Times New Roman" w:eastAsia="Cambria" w:hAnsi="Times New Roman" w:cs="Arial"/>
          <w:color w:val="000000" w:themeColor="text1"/>
        </w:rPr>
        <w:t>Skip to 1.6</w:t>
      </w:r>
      <w:r w:rsidRPr="00D92AE5">
        <w:rPr>
          <w:rFonts w:ascii="Times New Roman" w:eastAsia="Cambria" w:hAnsi="Times New Roman" w:cs="Arial"/>
          <w:color w:val="000000" w:themeColor="text1"/>
        </w:rPr>
        <w:tab/>
        <w:t>(write-in) _______________</w:t>
      </w:r>
      <w:r w:rsidRPr="00D92AE5">
        <w:rPr>
          <w:rFonts w:ascii="Times New Roman" w:eastAsia="Cambria" w:hAnsi="Times New Roman" w:cs="Arial"/>
          <w:color w:val="000000" w:themeColor="text1"/>
        </w:rPr>
        <w:tab/>
      </w:r>
      <w:r w:rsidRPr="00D92AE5">
        <w:rPr>
          <w:rFonts w:ascii="Times New Roman" w:eastAsia="Cambria" w:hAnsi="Times New Roman" w:cs="Arial"/>
          <w:color w:val="000000" w:themeColor="text1"/>
        </w:rPr>
        <w:tab/>
      </w:r>
      <w:r w:rsidRPr="00D92AE5">
        <w:rPr>
          <w:rFonts w:ascii="Times New Roman" w:eastAsia="Cambria" w:hAnsi="Times New Roman" w:cs="Arial"/>
          <w:color w:val="000000" w:themeColor="text1"/>
        </w:rPr>
        <w:tab/>
        <w:t xml:space="preserve"> </w:t>
      </w:r>
    </w:p>
    <w:p w:rsidR="00C978AB" w:rsidRPr="00D92AE5" w:rsidRDefault="00C978AB" w:rsidP="00C978AB">
      <w:pPr>
        <w:numPr>
          <w:ilvl w:val="0"/>
          <w:numId w:val="4"/>
        </w:numPr>
        <w:rPr>
          <w:rFonts w:ascii="Times New Roman" w:eastAsia="Cambria" w:hAnsi="Times New Roman" w:cs="Arial"/>
          <w:color w:val="000000" w:themeColor="text1"/>
        </w:rPr>
      </w:pPr>
      <w:r w:rsidRPr="00D92AE5">
        <w:rPr>
          <w:rFonts w:ascii="Times New Roman" w:eastAsia="Cambria" w:hAnsi="Times New Roman" w:cs="Arial"/>
          <w:color w:val="000000" w:themeColor="text1"/>
        </w:rPr>
        <w:t>Refused (vol.)</w:t>
      </w:r>
    </w:p>
    <w:p w:rsidR="00C978AB" w:rsidRPr="00D92AE5" w:rsidRDefault="00C978AB" w:rsidP="00C978AB">
      <w:pPr>
        <w:numPr>
          <w:ilvl w:val="0"/>
          <w:numId w:val="4"/>
        </w:numPr>
        <w:rPr>
          <w:rFonts w:ascii="Times New Roman" w:eastAsia="Cambria" w:hAnsi="Times New Roman" w:cs="Arial"/>
          <w:color w:val="000000" w:themeColor="text1"/>
        </w:rPr>
      </w:pPr>
      <w:r w:rsidRPr="00D92AE5">
        <w:rPr>
          <w:rFonts w:ascii="Times New Roman" w:eastAsia="Cambria" w:hAnsi="Times New Roman" w:cs="Arial"/>
          <w:color w:val="000000" w:themeColor="text1"/>
        </w:rPr>
        <w:t xml:space="preserve">Don't Know  </w:t>
      </w:r>
    </w:p>
    <w:p w:rsidR="00C978AB" w:rsidRPr="00D92AE5" w:rsidRDefault="00C978AB" w:rsidP="00F6587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Pr>
      </w:pPr>
    </w:p>
    <w:p w:rsidR="00C978AB" w:rsidRPr="00D92AE5" w:rsidRDefault="00C978AB" w:rsidP="00F6587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Pr>
      </w:pPr>
    </w:p>
    <w:p w:rsidR="001D45D4" w:rsidRPr="00D92AE5" w:rsidRDefault="00C978AB"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Pr>
      </w:pPr>
      <w:proofErr w:type="gramStart"/>
      <w:r w:rsidRPr="00D92AE5">
        <w:rPr>
          <w:rFonts w:ascii="Times New Roman" w:hAnsi="Times New Roman" w:cs="Times"/>
          <w:color w:val="000000" w:themeColor="text1"/>
          <w:szCs w:val="23"/>
        </w:rPr>
        <w:t>1.5</w:t>
      </w:r>
      <w:r w:rsidR="001D45D4" w:rsidRPr="00D92AE5">
        <w:rPr>
          <w:rFonts w:ascii="Times New Roman" w:hAnsi="Times New Roman" w:cs="Times"/>
          <w:color w:val="000000" w:themeColor="text1"/>
          <w:szCs w:val="23"/>
        </w:rPr>
        <w:t xml:space="preserve"> </w:t>
      </w:r>
      <w:r w:rsidR="0035598B">
        <w:rPr>
          <w:rFonts w:ascii="Times New Roman" w:hAnsi="Times New Roman" w:cs="Times" w:hint="cs"/>
          <w:color w:val="000000" w:themeColor="text1"/>
          <w:szCs w:val="23"/>
          <w:rtl/>
          <w:lang w:bidi="ps-AF"/>
        </w:rPr>
        <w:t>]</w:t>
      </w:r>
      <w:r w:rsidR="001D45D4" w:rsidRPr="00D92AE5">
        <w:rPr>
          <w:rFonts w:ascii="Times New Roman" w:hAnsi="Times New Roman" w:cs="Times"/>
          <w:color w:val="000000" w:themeColor="text1"/>
          <w:szCs w:val="23"/>
        </w:rPr>
        <w:t>If</w:t>
      </w:r>
      <w:proofErr w:type="gramEnd"/>
      <w:r w:rsidR="001D45D4" w:rsidRPr="00D92AE5">
        <w:rPr>
          <w:rFonts w:ascii="Times New Roman" w:hAnsi="Times New Roman" w:cs="Times"/>
          <w:color w:val="000000" w:themeColor="text1"/>
          <w:szCs w:val="23"/>
        </w:rPr>
        <w:t xml:space="preserve"> </w:t>
      </w:r>
      <w:proofErr w:type="spellStart"/>
      <w:r w:rsidR="001D45D4" w:rsidRPr="00D92AE5">
        <w:rPr>
          <w:rFonts w:ascii="Times New Roman" w:hAnsi="Times New Roman" w:cs="Times"/>
          <w:color w:val="000000" w:themeColor="text1"/>
          <w:szCs w:val="23"/>
        </w:rPr>
        <w:t>Pashtun</w:t>
      </w:r>
      <w:proofErr w:type="spellEnd"/>
      <w:r w:rsidR="0035598B">
        <w:rPr>
          <w:rFonts w:ascii="Times New Roman" w:hAnsi="Times New Roman" w:cs="Times" w:hint="cs"/>
          <w:color w:val="000000" w:themeColor="text1"/>
          <w:szCs w:val="23"/>
          <w:rtl/>
          <w:lang w:bidi="ps-AF"/>
        </w:rPr>
        <w:t>[</w:t>
      </w:r>
      <w:r w:rsidR="001D45D4" w:rsidRPr="00D92AE5">
        <w:rPr>
          <w:rFonts w:ascii="Times New Roman" w:hAnsi="Times New Roman" w:cs="Times"/>
          <w:color w:val="000000" w:themeColor="text1"/>
          <w:szCs w:val="23"/>
        </w:rPr>
        <w:t>, of which tribe are you a member? [</w:t>
      </w:r>
      <w:proofErr w:type="spellStart"/>
      <w:r w:rsidR="001D45D4" w:rsidRPr="00D92AE5">
        <w:rPr>
          <w:rFonts w:ascii="Times New Roman" w:hAnsi="Times New Roman" w:cs="Times"/>
          <w:color w:val="000000" w:themeColor="text1"/>
          <w:szCs w:val="23"/>
        </w:rPr>
        <w:t>Durrani</w:t>
      </w:r>
      <w:proofErr w:type="spellEnd"/>
      <w:r w:rsidR="001D45D4" w:rsidRPr="00D92AE5">
        <w:rPr>
          <w:rFonts w:ascii="Times New Roman" w:hAnsi="Times New Roman" w:cs="Times"/>
          <w:color w:val="000000" w:themeColor="text1"/>
          <w:szCs w:val="23"/>
        </w:rPr>
        <w:t xml:space="preserve">, </w:t>
      </w:r>
      <w:proofErr w:type="spellStart"/>
      <w:r w:rsidR="001D45D4" w:rsidRPr="00D92AE5">
        <w:rPr>
          <w:rFonts w:ascii="Times New Roman" w:hAnsi="Times New Roman" w:cs="Times"/>
          <w:color w:val="000000" w:themeColor="text1"/>
          <w:szCs w:val="23"/>
        </w:rPr>
        <w:t>Ghilzai</w:t>
      </w:r>
      <w:proofErr w:type="spellEnd"/>
      <w:r w:rsidR="001D45D4" w:rsidRPr="00D92AE5">
        <w:rPr>
          <w:rFonts w:ascii="Times New Roman" w:hAnsi="Times New Roman" w:cs="Times"/>
          <w:color w:val="000000" w:themeColor="text1"/>
          <w:szCs w:val="23"/>
        </w:rPr>
        <w:t xml:space="preserve">, </w:t>
      </w:r>
      <w:proofErr w:type="spellStart"/>
      <w:r w:rsidR="001D45D4" w:rsidRPr="00D92AE5">
        <w:rPr>
          <w:rFonts w:ascii="Times New Roman" w:hAnsi="Times New Roman" w:cs="Times"/>
          <w:color w:val="000000" w:themeColor="text1"/>
          <w:szCs w:val="23"/>
        </w:rPr>
        <w:t>Jaji</w:t>
      </w:r>
      <w:proofErr w:type="spellEnd"/>
      <w:r w:rsidR="001D45D4" w:rsidRPr="00D92AE5">
        <w:rPr>
          <w:rFonts w:ascii="Times New Roman" w:hAnsi="Times New Roman" w:cs="Times"/>
          <w:color w:val="000000" w:themeColor="text1"/>
          <w:szCs w:val="23"/>
        </w:rPr>
        <w:t xml:space="preserve">, </w:t>
      </w:r>
      <w:proofErr w:type="spellStart"/>
      <w:r w:rsidR="001D45D4" w:rsidRPr="00D92AE5">
        <w:rPr>
          <w:rFonts w:ascii="Times New Roman" w:hAnsi="Times New Roman" w:cs="Times"/>
          <w:color w:val="000000" w:themeColor="text1"/>
          <w:szCs w:val="23"/>
        </w:rPr>
        <w:t>Mangal</w:t>
      </w:r>
      <w:proofErr w:type="spellEnd"/>
      <w:r w:rsidR="001D45D4" w:rsidRPr="00D92AE5">
        <w:rPr>
          <w:rFonts w:ascii="Times New Roman" w:hAnsi="Times New Roman" w:cs="Times"/>
          <w:color w:val="000000" w:themeColor="text1"/>
          <w:szCs w:val="23"/>
        </w:rPr>
        <w:t>, Safi,</w:t>
      </w:r>
    </w:p>
    <w:p w:rsidR="001D45D4" w:rsidRPr="00D92AE5" w:rsidRDefault="001D45D4"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Pr>
      </w:pPr>
      <w:proofErr w:type="spellStart"/>
      <w:r w:rsidRPr="00D92AE5">
        <w:rPr>
          <w:rFonts w:ascii="Times New Roman" w:hAnsi="Times New Roman" w:cs="Times"/>
          <w:color w:val="000000" w:themeColor="text1"/>
          <w:szCs w:val="23"/>
        </w:rPr>
        <w:t>Mamund</w:t>
      </w:r>
      <w:proofErr w:type="spellEnd"/>
      <w:r w:rsidRPr="00D92AE5">
        <w:rPr>
          <w:rFonts w:ascii="Times New Roman" w:hAnsi="Times New Roman" w:cs="Times"/>
          <w:color w:val="000000" w:themeColor="text1"/>
          <w:szCs w:val="23"/>
        </w:rPr>
        <w:t xml:space="preserve">, </w:t>
      </w:r>
      <w:proofErr w:type="spellStart"/>
      <w:r w:rsidRPr="00D92AE5">
        <w:rPr>
          <w:rFonts w:ascii="Times New Roman" w:hAnsi="Times New Roman" w:cs="Times"/>
          <w:color w:val="000000" w:themeColor="text1"/>
          <w:szCs w:val="23"/>
        </w:rPr>
        <w:t>Mohmand</w:t>
      </w:r>
      <w:proofErr w:type="spellEnd"/>
      <w:r w:rsidRPr="00D92AE5">
        <w:rPr>
          <w:rFonts w:ascii="Times New Roman" w:hAnsi="Times New Roman" w:cs="Times"/>
          <w:color w:val="000000" w:themeColor="text1"/>
          <w:szCs w:val="23"/>
        </w:rPr>
        <w:t>, or name]</w:t>
      </w:r>
    </w:p>
    <w:p w:rsidR="00C978AB" w:rsidRPr="00D92AE5" w:rsidRDefault="00C978AB"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Pr>
      </w:pPr>
      <w:r w:rsidRPr="00D92AE5">
        <w:rPr>
          <w:rFonts w:ascii="Times New Roman" w:hAnsi="Times New Roman" w:cs="Times"/>
          <w:color w:val="000000" w:themeColor="text1"/>
          <w:szCs w:val="23"/>
        </w:rPr>
        <w:t>________________</w:t>
      </w:r>
      <w:proofErr w:type="gramStart"/>
      <w:r w:rsidRPr="00D92AE5">
        <w:rPr>
          <w:rFonts w:ascii="Times New Roman" w:hAnsi="Times New Roman" w:cs="Times"/>
          <w:color w:val="000000" w:themeColor="text1"/>
          <w:szCs w:val="23"/>
        </w:rPr>
        <w:t>_(</w:t>
      </w:r>
      <w:proofErr w:type="gramEnd"/>
      <w:r w:rsidRPr="00D92AE5">
        <w:rPr>
          <w:rFonts w:ascii="Times New Roman" w:hAnsi="Times New Roman" w:cs="Times"/>
          <w:color w:val="000000" w:themeColor="text1"/>
          <w:szCs w:val="23"/>
        </w:rPr>
        <w:t>write-in) ___________________</w:t>
      </w:r>
    </w:p>
    <w:p w:rsidR="00C978AB" w:rsidRPr="00D92AE5" w:rsidRDefault="00C978AB"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Pr>
      </w:pPr>
    </w:p>
    <w:p w:rsidR="00F66B92" w:rsidRPr="00D92AE5" w:rsidRDefault="00F66B92" w:rsidP="00F66B9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Pr>
      </w:pPr>
      <w:r w:rsidRPr="00D92AE5">
        <w:rPr>
          <w:rFonts w:ascii="Times New Roman" w:hAnsi="Times New Roman" w:cs="Times"/>
          <w:color w:val="000000" w:themeColor="text1"/>
          <w:szCs w:val="23"/>
        </w:rPr>
        <w:t>1.6</w:t>
      </w:r>
      <w:r w:rsidR="001D45D4" w:rsidRPr="00D92AE5">
        <w:rPr>
          <w:rFonts w:ascii="Times New Roman" w:hAnsi="Times New Roman" w:cs="Times"/>
          <w:color w:val="000000" w:themeColor="text1"/>
          <w:szCs w:val="23"/>
        </w:rPr>
        <w:t xml:space="preserve"> Are you married? </w:t>
      </w:r>
    </w:p>
    <w:p w:rsidR="00D92AE5" w:rsidRPr="00D92AE5" w:rsidRDefault="00F66B92">
      <w:pPr>
        <w:pStyle w:val="ListParagraph"/>
        <w:widowControl w:val="0"/>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Pr>
      </w:pPr>
      <w:r w:rsidRPr="00D92AE5">
        <w:rPr>
          <w:rFonts w:ascii="Times New Roman" w:hAnsi="Times New Roman" w:cs="Times"/>
          <w:color w:val="000000" w:themeColor="text1"/>
          <w:szCs w:val="23"/>
        </w:rPr>
        <w:t xml:space="preserve">Yes </w:t>
      </w:r>
    </w:p>
    <w:p w:rsidR="00D92AE5" w:rsidRPr="00D92AE5" w:rsidRDefault="00F66B92">
      <w:pPr>
        <w:pStyle w:val="ListParagraph"/>
        <w:widowControl w:val="0"/>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Pr>
      </w:pPr>
      <w:r w:rsidRPr="00D92AE5">
        <w:rPr>
          <w:rFonts w:ascii="Times New Roman" w:hAnsi="Times New Roman" w:cs="Times"/>
          <w:color w:val="000000" w:themeColor="text1"/>
          <w:szCs w:val="23"/>
        </w:rPr>
        <w:t xml:space="preserve">No </w:t>
      </w:r>
    </w:p>
    <w:p w:rsidR="00D92AE5" w:rsidRPr="00D92AE5" w:rsidRDefault="001B31B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Times New Roman" w:hAnsi="Times New Roman" w:cs="Times"/>
          <w:color w:val="000000" w:themeColor="text1"/>
          <w:szCs w:val="23"/>
        </w:rPr>
      </w:pPr>
      <w:r w:rsidRPr="00D92AE5">
        <w:rPr>
          <w:rFonts w:ascii="Times New Roman" w:hAnsi="Times New Roman" w:cs="Times"/>
          <w:color w:val="000000" w:themeColor="text1"/>
          <w:szCs w:val="23"/>
        </w:rPr>
        <w:t xml:space="preserve">98. Refused </w:t>
      </w:r>
    </w:p>
    <w:p w:rsidR="00F66B92" w:rsidRPr="00D92AE5" w:rsidRDefault="00F66B92" w:rsidP="00F66B9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Pr>
      </w:pPr>
      <w:r w:rsidRPr="00D92AE5">
        <w:rPr>
          <w:rFonts w:ascii="Times New Roman" w:hAnsi="Times New Roman" w:cs="Times"/>
          <w:color w:val="000000" w:themeColor="text1"/>
          <w:szCs w:val="23"/>
        </w:rPr>
        <w:t xml:space="preserve">       </w:t>
      </w:r>
      <w:r w:rsidR="001B31B8" w:rsidRPr="00D92AE5">
        <w:rPr>
          <w:rFonts w:ascii="Times New Roman" w:hAnsi="Times New Roman" w:cs="Times"/>
          <w:color w:val="000000" w:themeColor="text1"/>
          <w:szCs w:val="23"/>
        </w:rPr>
        <w:t>99. Don’t know</w:t>
      </w:r>
    </w:p>
    <w:p w:rsidR="001D45D4" w:rsidRPr="00D92AE5" w:rsidRDefault="001D45D4" w:rsidP="00F66B9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Monaco"/>
          <w:color w:val="000000" w:themeColor="text1"/>
          <w:szCs w:val="23"/>
        </w:rPr>
      </w:pPr>
    </w:p>
    <w:p w:rsidR="00F66B92" w:rsidRPr="00D92AE5" w:rsidRDefault="00F66B92" w:rsidP="00F66B9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Pr>
      </w:pPr>
      <w:r w:rsidRPr="00D92AE5">
        <w:rPr>
          <w:rFonts w:ascii="Times New Roman" w:hAnsi="Times New Roman" w:cs="Monaco"/>
          <w:color w:val="000000" w:themeColor="text1"/>
          <w:szCs w:val="23"/>
        </w:rPr>
        <w:lastRenderedPageBreak/>
        <w:t>1.7</w:t>
      </w:r>
      <w:r w:rsidR="001D45D4" w:rsidRPr="00D92AE5">
        <w:rPr>
          <w:rFonts w:ascii="Times New Roman" w:hAnsi="Times New Roman" w:cs="Monaco"/>
          <w:color w:val="000000" w:themeColor="text1"/>
          <w:szCs w:val="23"/>
        </w:rPr>
        <w:t xml:space="preserve">. </w:t>
      </w:r>
      <w:r w:rsidR="001D45D4" w:rsidRPr="00D92AE5">
        <w:rPr>
          <w:rFonts w:ascii="Times New Roman" w:hAnsi="Times New Roman" w:cs="Times"/>
          <w:color w:val="000000" w:themeColor="text1"/>
          <w:szCs w:val="23"/>
        </w:rPr>
        <w:t xml:space="preserve">Are you currently employed? </w:t>
      </w:r>
    </w:p>
    <w:p w:rsidR="00F66B92" w:rsidRPr="00D92AE5" w:rsidRDefault="00F66B92" w:rsidP="00F66B92">
      <w:pPr>
        <w:pStyle w:val="ListParagraph"/>
        <w:widowControl w:val="0"/>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Pr>
      </w:pPr>
      <w:r w:rsidRPr="00D92AE5">
        <w:rPr>
          <w:rFonts w:ascii="Times New Roman" w:hAnsi="Times New Roman" w:cs="Times"/>
          <w:color w:val="000000" w:themeColor="text1"/>
          <w:szCs w:val="23"/>
        </w:rPr>
        <w:t xml:space="preserve">Yes </w:t>
      </w:r>
      <w:r w:rsidR="00FC08CB">
        <w:rPr>
          <w:rFonts w:ascii="Times New Roman" w:hAnsi="Times New Roman" w:cs="Times"/>
          <w:color w:val="000000" w:themeColor="text1"/>
          <w:szCs w:val="23"/>
        </w:rPr>
        <w:t xml:space="preserve"> </w:t>
      </w:r>
      <w:r w:rsidR="00ED7D09">
        <w:rPr>
          <w:rFonts w:ascii="Times New Roman" w:hAnsi="Times New Roman" w:cs="Times"/>
          <w:color w:val="000000" w:themeColor="text1"/>
          <w:szCs w:val="23"/>
        </w:rPr>
        <w:t>(</w:t>
      </w:r>
      <w:r w:rsidR="00FC08CB">
        <w:rPr>
          <w:rFonts w:ascii="Times New Roman" w:hAnsi="Times New Roman" w:cs="Times"/>
          <w:color w:val="000000" w:themeColor="text1"/>
          <w:szCs w:val="23"/>
        </w:rPr>
        <w:t>Continue</w:t>
      </w:r>
      <w:r w:rsidR="00ED7D09">
        <w:rPr>
          <w:rFonts w:ascii="Times New Roman" w:hAnsi="Times New Roman" w:cs="Times"/>
          <w:color w:val="000000" w:themeColor="text1"/>
          <w:szCs w:val="23"/>
        </w:rPr>
        <w:t>)</w:t>
      </w:r>
      <w:r w:rsidR="00FC08CB">
        <w:rPr>
          <w:rFonts w:ascii="Times New Roman" w:hAnsi="Times New Roman" w:cs="Times"/>
          <w:color w:val="000000" w:themeColor="text1"/>
          <w:szCs w:val="23"/>
        </w:rPr>
        <w:t xml:space="preserve"> </w:t>
      </w:r>
    </w:p>
    <w:p w:rsidR="00F66B92" w:rsidRPr="00D92AE5" w:rsidRDefault="00F66B92" w:rsidP="00ED7D09">
      <w:pPr>
        <w:pStyle w:val="ListParagraph"/>
        <w:widowControl w:val="0"/>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Pr>
      </w:pPr>
      <w:r w:rsidRPr="00D92AE5">
        <w:rPr>
          <w:rFonts w:ascii="Times New Roman" w:hAnsi="Times New Roman" w:cs="Times"/>
          <w:color w:val="000000" w:themeColor="text1"/>
          <w:szCs w:val="23"/>
        </w:rPr>
        <w:t xml:space="preserve">No </w:t>
      </w:r>
      <w:r w:rsidR="00FC08CB">
        <w:rPr>
          <w:rFonts w:ascii="Times New Roman" w:hAnsi="Times New Roman" w:cs="Times"/>
          <w:color w:val="000000" w:themeColor="text1"/>
          <w:szCs w:val="23"/>
        </w:rPr>
        <w:t xml:space="preserve"> </w:t>
      </w:r>
      <w:r w:rsidR="00ED7D09">
        <w:rPr>
          <w:rFonts w:ascii="Times New Roman" w:hAnsi="Times New Roman" w:cs="Times"/>
          <w:color w:val="000000" w:themeColor="text1"/>
          <w:szCs w:val="23"/>
        </w:rPr>
        <w:t>(Go</w:t>
      </w:r>
      <w:r w:rsidR="00FC08CB">
        <w:rPr>
          <w:rFonts w:ascii="Times New Roman" w:hAnsi="Times New Roman" w:cs="Times"/>
          <w:color w:val="000000" w:themeColor="text1"/>
          <w:szCs w:val="23"/>
        </w:rPr>
        <w:t xml:space="preserve"> to 1.9</w:t>
      </w:r>
      <w:r w:rsidR="00ED7D09">
        <w:rPr>
          <w:rFonts w:ascii="Times New Roman" w:hAnsi="Times New Roman" w:cs="Times"/>
          <w:color w:val="000000" w:themeColor="text1"/>
          <w:szCs w:val="23"/>
        </w:rPr>
        <w:t>)</w:t>
      </w:r>
    </w:p>
    <w:p w:rsidR="00F66B92" w:rsidRPr="00D92AE5" w:rsidRDefault="00F66B92" w:rsidP="00F66B9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Times New Roman" w:hAnsi="Times New Roman" w:cs="Times"/>
          <w:color w:val="000000" w:themeColor="text1"/>
          <w:szCs w:val="23"/>
        </w:rPr>
      </w:pPr>
      <w:r w:rsidRPr="00D92AE5">
        <w:rPr>
          <w:rFonts w:ascii="Times New Roman" w:hAnsi="Times New Roman" w:cs="Times"/>
          <w:color w:val="000000" w:themeColor="text1"/>
          <w:szCs w:val="23"/>
        </w:rPr>
        <w:t xml:space="preserve">98. Refused </w:t>
      </w:r>
    </w:p>
    <w:p w:rsidR="00F66B92" w:rsidRPr="00D92AE5" w:rsidRDefault="00F66B92" w:rsidP="00F66B9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Pr>
      </w:pPr>
      <w:r w:rsidRPr="00D92AE5">
        <w:rPr>
          <w:rFonts w:ascii="Times New Roman" w:hAnsi="Times New Roman" w:cs="Times"/>
          <w:color w:val="000000" w:themeColor="text1"/>
          <w:szCs w:val="23"/>
        </w:rPr>
        <w:t xml:space="preserve">       99. Don’t know</w:t>
      </w:r>
    </w:p>
    <w:p w:rsidR="00F66B92" w:rsidRPr="00D92AE5" w:rsidRDefault="00F66B92" w:rsidP="00F66B9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Pr>
      </w:pPr>
    </w:p>
    <w:p w:rsidR="00F66B92" w:rsidRPr="00D92AE5" w:rsidRDefault="00F66B92" w:rsidP="00F66B9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Pr>
      </w:pPr>
    </w:p>
    <w:p w:rsidR="001D45D4" w:rsidRPr="00D92AE5" w:rsidRDefault="001D45D4" w:rsidP="00F66B9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Pr>
      </w:pPr>
    </w:p>
    <w:p w:rsidR="001D45D4" w:rsidRPr="00D92AE5" w:rsidRDefault="00F66B92"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Pr>
      </w:pPr>
      <w:proofErr w:type="gramStart"/>
      <w:r w:rsidRPr="00D92AE5">
        <w:rPr>
          <w:rFonts w:ascii="Times New Roman" w:hAnsi="Times New Roman" w:cs="Times"/>
          <w:color w:val="000000" w:themeColor="text1"/>
          <w:szCs w:val="23"/>
        </w:rPr>
        <w:t>1.8</w:t>
      </w:r>
      <w:r w:rsidR="001D45D4" w:rsidRPr="00D92AE5">
        <w:rPr>
          <w:rFonts w:ascii="Times New Roman" w:hAnsi="Times New Roman" w:cs="Times"/>
          <w:color w:val="000000" w:themeColor="text1"/>
          <w:szCs w:val="23"/>
        </w:rPr>
        <w:t xml:space="preserve"> </w:t>
      </w:r>
      <w:r w:rsidR="0035598B">
        <w:rPr>
          <w:rFonts w:ascii="Times New Roman" w:hAnsi="Times New Roman" w:cs="Times"/>
          <w:color w:val="000000" w:themeColor="text1"/>
          <w:szCs w:val="23"/>
          <w:lang w:bidi="ps-AF"/>
        </w:rPr>
        <w:t>[I</w:t>
      </w:r>
      <w:r w:rsidR="001D45D4" w:rsidRPr="00D92AE5">
        <w:rPr>
          <w:rFonts w:ascii="Times New Roman" w:hAnsi="Times New Roman" w:cs="Times"/>
          <w:color w:val="000000" w:themeColor="text1"/>
          <w:szCs w:val="23"/>
        </w:rPr>
        <w:t>f yes</w:t>
      </w:r>
      <w:r w:rsidR="0035598B">
        <w:rPr>
          <w:rFonts w:ascii="Times New Roman" w:hAnsi="Times New Roman" w:cs="Times"/>
          <w:color w:val="000000" w:themeColor="text1"/>
          <w:szCs w:val="23"/>
        </w:rPr>
        <w:t>]</w:t>
      </w:r>
      <w:r w:rsidR="001D45D4" w:rsidRPr="00D92AE5">
        <w:rPr>
          <w:rFonts w:ascii="Times New Roman" w:hAnsi="Times New Roman" w:cs="Times"/>
          <w:color w:val="000000" w:themeColor="text1"/>
          <w:szCs w:val="23"/>
        </w:rPr>
        <w:t>, list occupation.</w:t>
      </w:r>
      <w:proofErr w:type="gramEnd"/>
    </w:p>
    <w:p w:rsidR="00F66B92" w:rsidRPr="00D92AE5" w:rsidRDefault="00F66B92" w:rsidP="00F66B9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Pr>
      </w:pPr>
      <w:r w:rsidRPr="00D92AE5">
        <w:rPr>
          <w:rFonts w:ascii="Times New Roman" w:hAnsi="Times New Roman" w:cs="Times"/>
          <w:color w:val="000000" w:themeColor="text1"/>
          <w:szCs w:val="23"/>
        </w:rPr>
        <w:t>________________</w:t>
      </w:r>
      <w:proofErr w:type="gramStart"/>
      <w:r w:rsidRPr="00D92AE5">
        <w:rPr>
          <w:rFonts w:ascii="Times New Roman" w:hAnsi="Times New Roman" w:cs="Times"/>
          <w:color w:val="000000" w:themeColor="text1"/>
          <w:szCs w:val="23"/>
        </w:rPr>
        <w:t>_(</w:t>
      </w:r>
      <w:proofErr w:type="gramEnd"/>
      <w:r w:rsidRPr="00D92AE5">
        <w:rPr>
          <w:rFonts w:ascii="Times New Roman" w:hAnsi="Times New Roman" w:cs="Times"/>
          <w:color w:val="000000" w:themeColor="text1"/>
          <w:szCs w:val="23"/>
        </w:rPr>
        <w:t>write-in) ___________________</w:t>
      </w:r>
    </w:p>
    <w:p w:rsidR="00F66B92" w:rsidRPr="00D92AE5" w:rsidRDefault="00F66B92"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Pr>
      </w:pPr>
    </w:p>
    <w:p w:rsidR="001D45D4" w:rsidRPr="00D92AE5" w:rsidRDefault="00F66B92" w:rsidP="00F66B9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Pr>
      </w:pPr>
      <w:r w:rsidRPr="00D92AE5">
        <w:rPr>
          <w:rFonts w:ascii="Times New Roman" w:hAnsi="Times New Roman" w:cs="Times"/>
          <w:color w:val="000000" w:themeColor="text1"/>
          <w:szCs w:val="23"/>
        </w:rPr>
        <w:t>1.9</w:t>
      </w:r>
      <w:r w:rsidR="001D45D4" w:rsidRPr="00D92AE5">
        <w:rPr>
          <w:rFonts w:ascii="Times New Roman" w:hAnsi="Times New Roman" w:cs="Times"/>
          <w:color w:val="000000" w:themeColor="text1"/>
          <w:szCs w:val="23"/>
        </w:rPr>
        <w:t xml:space="preserve"> Which of the following items do you currently own? [</w:t>
      </w:r>
      <w:r w:rsidRPr="00D92AE5">
        <w:rPr>
          <w:rFonts w:ascii="Times New Roman" w:hAnsi="Times New Roman" w:cs="Times"/>
          <w:color w:val="000000" w:themeColor="text1"/>
          <w:szCs w:val="23"/>
        </w:rPr>
        <w:t>Circle all that apply</w:t>
      </w:r>
      <w:r w:rsidR="001D45D4" w:rsidRPr="00D92AE5">
        <w:rPr>
          <w:rFonts w:ascii="Times New Roman" w:hAnsi="Times New Roman" w:cs="Times"/>
          <w:color w:val="000000" w:themeColor="text1"/>
          <w:szCs w:val="23"/>
        </w:rPr>
        <w:t>]</w:t>
      </w:r>
    </w:p>
    <w:p w:rsidR="001D45D4" w:rsidRPr="00D92AE5" w:rsidRDefault="00F66B92"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Pr>
      </w:pPr>
      <w:r w:rsidRPr="00D92AE5">
        <w:rPr>
          <w:rFonts w:ascii="Times New Roman" w:hAnsi="Times New Roman" w:cs="Times"/>
          <w:color w:val="000000" w:themeColor="text1"/>
          <w:szCs w:val="23"/>
        </w:rPr>
        <w:t>1</w:t>
      </w:r>
      <w:r w:rsidR="0035598B">
        <w:rPr>
          <w:rFonts w:ascii="Times New Roman" w:hAnsi="Times New Roman" w:cs="Times"/>
          <w:color w:val="000000" w:themeColor="text1"/>
          <w:szCs w:val="23"/>
        </w:rPr>
        <w:t>.</w:t>
      </w:r>
      <w:r w:rsidR="001D45D4" w:rsidRPr="00D92AE5">
        <w:rPr>
          <w:rFonts w:ascii="Times New Roman" w:hAnsi="Times New Roman" w:cs="Times"/>
          <w:color w:val="000000" w:themeColor="text1"/>
          <w:szCs w:val="23"/>
        </w:rPr>
        <w:t xml:space="preserve"> Radio</w:t>
      </w:r>
    </w:p>
    <w:p w:rsidR="001D45D4" w:rsidRPr="00D92AE5" w:rsidRDefault="00F66B92"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Pr>
      </w:pPr>
      <w:r w:rsidRPr="00D92AE5">
        <w:rPr>
          <w:rFonts w:ascii="Times New Roman" w:hAnsi="Times New Roman" w:cs="Times"/>
          <w:color w:val="000000" w:themeColor="text1"/>
          <w:szCs w:val="23"/>
        </w:rPr>
        <w:t>2</w:t>
      </w:r>
      <w:r w:rsidR="0035598B">
        <w:rPr>
          <w:rFonts w:ascii="Times New Roman" w:hAnsi="Times New Roman" w:cs="Times"/>
          <w:color w:val="000000" w:themeColor="text1"/>
          <w:szCs w:val="23"/>
        </w:rPr>
        <w:t>.</w:t>
      </w:r>
      <w:r w:rsidR="001D45D4" w:rsidRPr="00D92AE5">
        <w:rPr>
          <w:rFonts w:ascii="Times New Roman" w:hAnsi="Times New Roman" w:cs="Times"/>
          <w:color w:val="000000" w:themeColor="text1"/>
          <w:szCs w:val="23"/>
        </w:rPr>
        <w:t xml:space="preserve"> Television</w:t>
      </w:r>
    </w:p>
    <w:p w:rsidR="001D45D4" w:rsidRPr="00D92AE5" w:rsidRDefault="00F66B92"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Pr>
      </w:pPr>
      <w:r w:rsidRPr="00D92AE5">
        <w:rPr>
          <w:rFonts w:ascii="Times New Roman" w:hAnsi="Times New Roman" w:cs="Times"/>
          <w:color w:val="000000" w:themeColor="text1"/>
          <w:szCs w:val="23"/>
        </w:rPr>
        <w:t>3</w:t>
      </w:r>
      <w:r w:rsidR="0035598B">
        <w:rPr>
          <w:rFonts w:ascii="Times New Roman" w:hAnsi="Times New Roman" w:cs="Times"/>
          <w:color w:val="000000" w:themeColor="text1"/>
          <w:szCs w:val="23"/>
        </w:rPr>
        <w:t>.</w:t>
      </w:r>
      <w:r w:rsidR="001D45D4" w:rsidRPr="00D92AE5">
        <w:rPr>
          <w:rFonts w:ascii="Times New Roman" w:hAnsi="Times New Roman" w:cs="Times"/>
          <w:color w:val="000000" w:themeColor="text1"/>
          <w:szCs w:val="23"/>
        </w:rPr>
        <w:t xml:space="preserve"> Motorcycle</w:t>
      </w:r>
    </w:p>
    <w:p w:rsidR="001D45D4" w:rsidRPr="00D92AE5" w:rsidRDefault="00F66B92"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Pr>
      </w:pPr>
      <w:r w:rsidRPr="00D92AE5">
        <w:rPr>
          <w:rFonts w:ascii="Times New Roman" w:hAnsi="Times New Roman" w:cs="Times"/>
          <w:color w:val="000000" w:themeColor="text1"/>
          <w:szCs w:val="23"/>
        </w:rPr>
        <w:t>4</w:t>
      </w:r>
      <w:r w:rsidR="0035598B">
        <w:rPr>
          <w:rFonts w:ascii="Times New Roman" w:hAnsi="Times New Roman" w:cs="Times"/>
          <w:color w:val="000000" w:themeColor="text1"/>
          <w:szCs w:val="23"/>
        </w:rPr>
        <w:t>.</w:t>
      </w:r>
      <w:r w:rsidR="001D45D4" w:rsidRPr="00D92AE5">
        <w:rPr>
          <w:rFonts w:ascii="Times New Roman" w:hAnsi="Times New Roman" w:cs="Times"/>
          <w:color w:val="000000" w:themeColor="text1"/>
          <w:szCs w:val="23"/>
        </w:rPr>
        <w:t xml:space="preserve"> Automobile</w:t>
      </w:r>
    </w:p>
    <w:p w:rsidR="001D45D4" w:rsidRDefault="00F66B92"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Pr>
      </w:pPr>
      <w:r w:rsidRPr="00D92AE5">
        <w:rPr>
          <w:rFonts w:ascii="Times New Roman" w:hAnsi="Times New Roman" w:cs="Times"/>
          <w:color w:val="000000" w:themeColor="text1"/>
          <w:szCs w:val="23"/>
        </w:rPr>
        <w:t>5</w:t>
      </w:r>
      <w:r w:rsidR="0035598B">
        <w:rPr>
          <w:rFonts w:ascii="Times New Roman" w:hAnsi="Times New Roman" w:cs="Times"/>
          <w:color w:val="000000" w:themeColor="text1"/>
          <w:szCs w:val="23"/>
        </w:rPr>
        <w:t>.</w:t>
      </w:r>
      <w:r w:rsidR="001D45D4" w:rsidRPr="00D92AE5">
        <w:rPr>
          <w:rFonts w:ascii="Times New Roman" w:hAnsi="Times New Roman" w:cs="Times"/>
          <w:color w:val="000000" w:themeColor="text1"/>
          <w:szCs w:val="23"/>
        </w:rPr>
        <w:t xml:space="preserve"> Cell phone</w:t>
      </w:r>
    </w:p>
    <w:p w:rsidR="00FC08CB" w:rsidRDefault="00FC08CB" w:rsidP="00ED7D0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Pr>
      </w:pPr>
      <w:r>
        <w:rPr>
          <w:rFonts w:ascii="Times New Roman" w:hAnsi="Times New Roman" w:cs="Times"/>
          <w:color w:val="000000" w:themeColor="text1"/>
          <w:szCs w:val="23"/>
        </w:rPr>
        <w:t>6. None of the</w:t>
      </w:r>
      <w:r w:rsidR="00ED7D09">
        <w:rPr>
          <w:rFonts w:ascii="Times New Roman" w:hAnsi="Times New Roman" w:cs="Times"/>
          <w:color w:val="000000" w:themeColor="text1"/>
          <w:szCs w:val="23"/>
          <w:lang w:bidi="ps-AF"/>
        </w:rPr>
        <w:t xml:space="preserve"> above</w:t>
      </w:r>
      <w:r>
        <w:rPr>
          <w:rFonts w:ascii="Times New Roman" w:hAnsi="Times New Roman" w:cs="Times"/>
          <w:color w:val="000000" w:themeColor="text1"/>
          <w:szCs w:val="23"/>
        </w:rPr>
        <w:t>.</w:t>
      </w:r>
    </w:p>
    <w:p w:rsidR="00FC08CB" w:rsidRPr="00D92AE5" w:rsidRDefault="00FC08CB"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Pr>
      </w:pPr>
      <w:r>
        <w:rPr>
          <w:rFonts w:ascii="Times New Roman" w:hAnsi="Times New Roman" w:cs="Times"/>
          <w:color w:val="000000" w:themeColor="text1"/>
          <w:szCs w:val="23"/>
        </w:rPr>
        <w:t>9</w:t>
      </w:r>
      <w:ins w:id="0" w:author="Rafiq" w:date="2011-02-26T10:59:00Z">
        <w:r w:rsidR="001C38F2">
          <w:rPr>
            <w:rFonts w:ascii="Times New Roman" w:hAnsi="Times New Roman" w:cs="Times"/>
            <w:color w:val="000000" w:themeColor="text1"/>
            <w:szCs w:val="23"/>
          </w:rPr>
          <w:t>9</w:t>
        </w:r>
      </w:ins>
      <w:del w:id="1" w:author="Rafiq" w:date="2011-02-26T10:59:00Z">
        <w:r w:rsidDel="001C38F2">
          <w:rPr>
            <w:rFonts w:ascii="Times New Roman" w:hAnsi="Times New Roman" w:cs="Times"/>
            <w:color w:val="000000" w:themeColor="text1"/>
            <w:szCs w:val="23"/>
          </w:rPr>
          <w:delText>8</w:delText>
        </w:r>
      </w:del>
      <w:r>
        <w:rPr>
          <w:rFonts w:ascii="Times New Roman" w:hAnsi="Times New Roman" w:cs="Times"/>
          <w:color w:val="000000" w:themeColor="text1"/>
          <w:szCs w:val="23"/>
        </w:rPr>
        <w:t xml:space="preserve">. Refused </w:t>
      </w:r>
    </w:p>
    <w:p w:rsidR="00076158" w:rsidRDefault="00076158" w:rsidP="00F66B92">
      <w:pPr>
        <w:rPr>
          <w:rFonts w:ascii="Times New Roman" w:eastAsia="Cambria" w:hAnsi="Times New Roman" w:cs="Arial"/>
          <w:color w:val="000000" w:themeColor="text1"/>
        </w:rPr>
      </w:pPr>
    </w:p>
    <w:p w:rsidR="00F66B92" w:rsidRPr="00D92AE5" w:rsidRDefault="00F66B92" w:rsidP="00F66B92">
      <w:pPr>
        <w:rPr>
          <w:rFonts w:ascii="Times New Roman" w:eastAsia="Cambria" w:hAnsi="Times New Roman" w:cs="Arial"/>
          <w:color w:val="000000" w:themeColor="text1"/>
        </w:rPr>
      </w:pPr>
    </w:p>
    <w:p w:rsidR="007A7419" w:rsidRPr="00D92AE5" w:rsidRDefault="001D45D4" w:rsidP="007A7419">
      <w:pPr>
        <w:tabs>
          <w:tab w:val="left" w:pos="-900"/>
          <w:tab w:val="left" w:pos="-700"/>
          <w:tab w:val="left" w:pos="720"/>
          <w:tab w:val="left" w:pos="1440"/>
          <w:tab w:val="left" w:pos="2160"/>
          <w:tab w:val="right" w:pos="10620"/>
        </w:tabs>
        <w:ind w:left="720" w:hanging="720"/>
        <w:jc w:val="both"/>
        <w:rPr>
          <w:rFonts w:ascii="Times New Roman" w:hAnsi="Times New Roman" w:cs="Times"/>
          <w:color w:val="000000" w:themeColor="text1"/>
          <w:szCs w:val="23"/>
        </w:rPr>
      </w:pPr>
      <w:r w:rsidRPr="00D92AE5">
        <w:rPr>
          <w:rFonts w:ascii="Times New Roman" w:hAnsi="Times New Roman" w:cs="Times"/>
          <w:color w:val="000000" w:themeColor="text1"/>
          <w:szCs w:val="23"/>
        </w:rPr>
        <w:t>1</w:t>
      </w:r>
      <w:r w:rsidR="00F66B92" w:rsidRPr="00D92AE5">
        <w:rPr>
          <w:rFonts w:ascii="Times New Roman" w:hAnsi="Times New Roman" w:cs="Times"/>
          <w:color w:val="000000" w:themeColor="text1"/>
          <w:szCs w:val="23"/>
        </w:rPr>
        <w:t>.12</w:t>
      </w:r>
      <w:r w:rsidRPr="00D92AE5">
        <w:rPr>
          <w:rFonts w:ascii="Times New Roman" w:hAnsi="Times New Roman" w:cs="Times"/>
          <w:color w:val="000000" w:themeColor="text1"/>
          <w:szCs w:val="23"/>
        </w:rPr>
        <w:t xml:space="preserve"> </w:t>
      </w:r>
      <w:r w:rsidR="001B31B8" w:rsidRPr="00D92AE5">
        <w:rPr>
          <w:rFonts w:ascii="Times New Roman" w:hAnsi="Times New Roman" w:cs="Times"/>
          <w:color w:val="000000" w:themeColor="text1"/>
          <w:szCs w:val="23"/>
        </w:rPr>
        <w:t xml:space="preserve">What is your total MONTHLY household income in Afghanis (AFA), before taxes? Please include income from wages and salaries, remittances from family members living elsewhere, farming, and all other sources. </w:t>
      </w:r>
      <w:proofErr w:type="gramStart"/>
      <w:r w:rsidR="001B31B8" w:rsidRPr="00D92AE5">
        <w:rPr>
          <w:rFonts w:ascii="Times New Roman" w:hAnsi="Times New Roman" w:cs="Times"/>
          <w:color w:val="000000" w:themeColor="text1"/>
          <w:szCs w:val="23"/>
        </w:rPr>
        <w:t>(Answer in Afghanis)</w:t>
      </w:r>
      <w:r w:rsidR="007A7419" w:rsidRPr="00D92AE5">
        <w:rPr>
          <w:rFonts w:ascii="Times New Roman" w:hAnsi="Times New Roman" w:cs="Times"/>
          <w:color w:val="000000" w:themeColor="text1"/>
          <w:szCs w:val="23"/>
        </w:rPr>
        <w:t>?</w:t>
      </w:r>
      <w:proofErr w:type="gramEnd"/>
      <w:r w:rsidR="007A7419" w:rsidRPr="00D92AE5">
        <w:rPr>
          <w:rFonts w:ascii="Times New Roman" w:hAnsi="Times New Roman" w:cs="Times"/>
          <w:color w:val="000000" w:themeColor="text1"/>
          <w:szCs w:val="23"/>
        </w:rPr>
        <w:t xml:space="preserve"> </w:t>
      </w:r>
    </w:p>
    <w:p w:rsidR="007A7419" w:rsidRPr="00D92AE5" w:rsidRDefault="007A7419" w:rsidP="007A7419">
      <w:pPr>
        <w:tabs>
          <w:tab w:val="left" w:pos="-900"/>
          <w:tab w:val="left" w:pos="-700"/>
          <w:tab w:val="left" w:pos="720"/>
          <w:tab w:val="left" w:pos="1440"/>
          <w:tab w:val="left" w:pos="2160"/>
          <w:tab w:val="right" w:pos="10620"/>
        </w:tabs>
        <w:ind w:left="720" w:hanging="720"/>
        <w:jc w:val="both"/>
        <w:rPr>
          <w:rFonts w:ascii="Times New Roman" w:hAnsi="Times New Roman" w:cs="Times"/>
          <w:color w:val="000000" w:themeColor="text1"/>
          <w:szCs w:val="23"/>
        </w:rPr>
      </w:pPr>
    </w:p>
    <w:p w:rsidR="00D92AE5" w:rsidRPr="00D92AE5" w:rsidRDefault="007A7419">
      <w:pPr>
        <w:pStyle w:val="ListParagraph"/>
        <w:numPr>
          <w:ilvl w:val="0"/>
          <w:numId w:val="7"/>
        </w:numPr>
        <w:tabs>
          <w:tab w:val="left" w:pos="-900"/>
          <w:tab w:val="left" w:pos="-700"/>
          <w:tab w:val="left" w:pos="720"/>
          <w:tab w:val="left" w:pos="1440"/>
          <w:tab w:val="left" w:pos="2160"/>
          <w:tab w:val="right" w:pos="10620"/>
        </w:tabs>
        <w:jc w:val="both"/>
        <w:rPr>
          <w:rFonts w:ascii="Times New Roman" w:hAnsi="Times New Roman" w:cs="Times"/>
          <w:color w:val="000000" w:themeColor="text1"/>
          <w:szCs w:val="23"/>
        </w:rPr>
      </w:pPr>
      <w:r w:rsidRPr="00D92AE5">
        <w:rPr>
          <w:rFonts w:ascii="Times New Roman" w:hAnsi="Times New Roman" w:cs="Times"/>
          <w:color w:val="000000" w:themeColor="text1"/>
          <w:szCs w:val="23"/>
        </w:rPr>
        <w:t xml:space="preserve">&lt;2000 Afghanis </w:t>
      </w:r>
    </w:p>
    <w:p w:rsidR="00D92AE5" w:rsidRPr="00D92AE5" w:rsidRDefault="007A7419">
      <w:pPr>
        <w:pStyle w:val="ListParagraph"/>
        <w:numPr>
          <w:ilvl w:val="0"/>
          <w:numId w:val="7"/>
        </w:numPr>
        <w:tabs>
          <w:tab w:val="left" w:pos="-900"/>
          <w:tab w:val="left" w:pos="-700"/>
          <w:tab w:val="left" w:pos="720"/>
          <w:tab w:val="left" w:pos="1440"/>
          <w:tab w:val="left" w:pos="2160"/>
          <w:tab w:val="right" w:pos="10620"/>
        </w:tabs>
        <w:jc w:val="both"/>
        <w:rPr>
          <w:rFonts w:ascii="Times New Roman" w:hAnsi="Times New Roman" w:cs="Times"/>
          <w:color w:val="000000" w:themeColor="text1"/>
          <w:szCs w:val="23"/>
        </w:rPr>
      </w:pPr>
      <w:r w:rsidRPr="00D92AE5">
        <w:rPr>
          <w:rFonts w:ascii="Times New Roman" w:hAnsi="Times New Roman" w:cs="Times"/>
          <w:color w:val="000000" w:themeColor="text1"/>
          <w:szCs w:val="23"/>
        </w:rPr>
        <w:t xml:space="preserve">2,001 – 10,000 Afghanis </w:t>
      </w:r>
    </w:p>
    <w:p w:rsidR="00D92AE5" w:rsidRPr="00D92AE5" w:rsidRDefault="007A7419">
      <w:pPr>
        <w:pStyle w:val="ListParagraph"/>
        <w:numPr>
          <w:ilvl w:val="0"/>
          <w:numId w:val="7"/>
        </w:numPr>
        <w:tabs>
          <w:tab w:val="left" w:pos="-900"/>
          <w:tab w:val="left" w:pos="-700"/>
          <w:tab w:val="left" w:pos="720"/>
          <w:tab w:val="left" w:pos="1440"/>
          <w:tab w:val="left" w:pos="2160"/>
          <w:tab w:val="right" w:pos="10620"/>
        </w:tabs>
        <w:jc w:val="both"/>
        <w:rPr>
          <w:rFonts w:ascii="Times New Roman" w:hAnsi="Times New Roman" w:cs="Times"/>
          <w:color w:val="000000" w:themeColor="text1"/>
          <w:szCs w:val="23"/>
        </w:rPr>
      </w:pPr>
      <w:r w:rsidRPr="00D92AE5">
        <w:rPr>
          <w:rFonts w:ascii="Times New Roman" w:hAnsi="Times New Roman" w:cs="Times"/>
          <w:color w:val="000000" w:themeColor="text1"/>
          <w:szCs w:val="23"/>
        </w:rPr>
        <w:t xml:space="preserve">10,001 – 20,000 Afghanis </w:t>
      </w:r>
    </w:p>
    <w:p w:rsidR="00D92AE5" w:rsidRPr="00D92AE5" w:rsidRDefault="007A7419">
      <w:pPr>
        <w:pStyle w:val="ListParagraph"/>
        <w:numPr>
          <w:ilvl w:val="0"/>
          <w:numId w:val="7"/>
        </w:numPr>
        <w:tabs>
          <w:tab w:val="left" w:pos="-900"/>
          <w:tab w:val="left" w:pos="-700"/>
          <w:tab w:val="left" w:pos="720"/>
          <w:tab w:val="left" w:pos="1440"/>
          <w:tab w:val="left" w:pos="2160"/>
          <w:tab w:val="right" w:pos="10620"/>
        </w:tabs>
        <w:jc w:val="both"/>
        <w:rPr>
          <w:rFonts w:ascii="Times New Roman" w:hAnsi="Times New Roman" w:cs="Times"/>
          <w:color w:val="000000" w:themeColor="text1"/>
          <w:szCs w:val="23"/>
        </w:rPr>
      </w:pPr>
      <w:r w:rsidRPr="00D92AE5">
        <w:rPr>
          <w:rFonts w:ascii="Times New Roman" w:hAnsi="Times New Roman" w:cs="Times"/>
          <w:color w:val="000000" w:themeColor="text1"/>
          <w:szCs w:val="23"/>
        </w:rPr>
        <w:t xml:space="preserve">20,001 – 30,000 Afghanis </w:t>
      </w:r>
    </w:p>
    <w:p w:rsidR="00D92AE5" w:rsidRDefault="007A7419">
      <w:pPr>
        <w:pStyle w:val="ListParagraph"/>
        <w:numPr>
          <w:ilvl w:val="0"/>
          <w:numId w:val="7"/>
        </w:numPr>
        <w:tabs>
          <w:tab w:val="left" w:pos="-900"/>
          <w:tab w:val="left" w:pos="-700"/>
          <w:tab w:val="left" w:pos="720"/>
          <w:tab w:val="left" w:pos="1440"/>
          <w:tab w:val="left" w:pos="2160"/>
          <w:tab w:val="right" w:pos="10620"/>
        </w:tabs>
        <w:jc w:val="both"/>
        <w:rPr>
          <w:rFonts w:ascii="Times New Roman" w:hAnsi="Times New Roman" w:cs="Times"/>
          <w:color w:val="000000" w:themeColor="text1"/>
          <w:szCs w:val="23"/>
        </w:rPr>
      </w:pPr>
      <w:r w:rsidRPr="00D92AE5">
        <w:rPr>
          <w:rFonts w:ascii="Times New Roman" w:hAnsi="Times New Roman" w:cs="Times"/>
          <w:color w:val="000000" w:themeColor="text1"/>
          <w:szCs w:val="23"/>
        </w:rPr>
        <w:t xml:space="preserve">&gt;30,001 Afghanis </w:t>
      </w:r>
    </w:p>
    <w:p w:rsidR="000361E6" w:rsidRDefault="000361E6" w:rsidP="000361E6">
      <w:pPr>
        <w:tabs>
          <w:tab w:val="left" w:pos="-900"/>
          <w:tab w:val="left" w:pos="-700"/>
          <w:tab w:val="left" w:pos="720"/>
          <w:tab w:val="left" w:pos="1440"/>
          <w:tab w:val="left" w:pos="2160"/>
          <w:tab w:val="right" w:pos="10620"/>
        </w:tabs>
        <w:ind w:left="360"/>
        <w:jc w:val="both"/>
        <w:rPr>
          <w:rFonts w:ascii="Times New Roman" w:hAnsi="Times New Roman" w:cs="Times"/>
          <w:color w:val="000000" w:themeColor="text1"/>
          <w:szCs w:val="23"/>
        </w:rPr>
      </w:pPr>
      <w:r w:rsidRPr="000361E6">
        <w:rPr>
          <w:rFonts w:ascii="Times New Roman" w:hAnsi="Times New Roman" w:cs="Times"/>
          <w:color w:val="000000" w:themeColor="text1"/>
          <w:szCs w:val="23"/>
        </w:rPr>
        <w:t xml:space="preserve">98. </w:t>
      </w:r>
      <w:r w:rsidR="002C0DED">
        <w:rPr>
          <w:rFonts w:ascii="Times New Roman" w:hAnsi="Times New Roman" w:cs="Times"/>
          <w:color w:val="000000" w:themeColor="text1"/>
          <w:szCs w:val="23"/>
        </w:rPr>
        <w:t xml:space="preserve"> Refused </w:t>
      </w:r>
    </w:p>
    <w:p w:rsidR="000361E6" w:rsidRPr="000361E6" w:rsidRDefault="002C0DED" w:rsidP="000361E6">
      <w:pPr>
        <w:tabs>
          <w:tab w:val="left" w:pos="-900"/>
          <w:tab w:val="left" w:pos="-700"/>
          <w:tab w:val="left" w:pos="720"/>
          <w:tab w:val="left" w:pos="1440"/>
          <w:tab w:val="left" w:pos="2160"/>
          <w:tab w:val="right" w:pos="10620"/>
        </w:tabs>
        <w:ind w:left="360"/>
        <w:jc w:val="both"/>
        <w:rPr>
          <w:rFonts w:ascii="Times New Roman" w:hAnsi="Times New Roman" w:cs="Times"/>
          <w:color w:val="000000" w:themeColor="text1"/>
          <w:szCs w:val="23"/>
        </w:rPr>
      </w:pPr>
      <w:r>
        <w:rPr>
          <w:rFonts w:ascii="Times New Roman" w:hAnsi="Times New Roman" w:cs="Times"/>
          <w:color w:val="000000" w:themeColor="text1"/>
          <w:szCs w:val="23"/>
        </w:rPr>
        <w:t xml:space="preserve">99. Don’t know </w:t>
      </w:r>
    </w:p>
    <w:p w:rsidR="007A7419" w:rsidRPr="00D92AE5" w:rsidRDefault="007A7419" w:rsidP="007A7419">
      <w:pPr>
        <w:tabs>
          <w:tab w:val="left" w:pos="-900"/>
          <w:tab w:val="left" w:pos="-700"/>
          <w:tab w:val="left" w:pos="720"/>
          <w:tab w:val="left" w:pos="1440"/>
          <w:tab w:val="left" w:pos="2160"/>
          <w:tab w:val="right" w:pos="10620"/>
        </w:tabs>
        <w:ind w:left="720" w:hanging="720"/>
        <w:jc w:val="both"/>
        <w:rPr>
          <w:rFonts w:ascii="Times New Roman" w:hAnsi="Times New Roman" w:cs="Arial"/>
          <w:color w:val="000000" w:themeColor="text1"/>
          <w:szCs w:val="20"/>
        </w:rPr>
      </w:pPr>
    </w:p>
    <w:p w:rsidR="002C0DED" w:rsidRPr="00D92AE5" w:rsidRDefault="007A7419" w:rsidP="002C0DE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Pr>
      </w:pPr>
      <w:r w:rsidRPr="00D92AE5">
        <w:rPr>
          <w:rFonts w:ascii="Times New Roman" w:hAnsi="Times New Roman" w:cs="Monaco"/>
          <w:color w:val="000000" w:themeColor="text1"/>
          <w:szCs w:val="23"/>
        </w:rPr>
        <w:t>1.13</w:t>
      </w:r>
      <w:r w:rsidR="001D45D4" w:rsidRPr="00D92AE5">
        <w:rPr>
          <w:rFonts w:ascii="Times New Roman" w:hAnsi="Times New Roman" w:cs="Monaco"/>
          <w:color w:val="000000" w:themeColor="text1"/>
          <w:szCs w:val="23"/>
        </w:rPr>
        <w:t xml:space="preserve"> </w:t>
      </w:r>
      <w:r w:rsidR="001D45D4" w:rsidRPr="00D92AE5">
        <w:rPr>
          <w:rFonts w:ascii="Times New Roman" w:hAnsi="Times New Roman" w:cs="Times"/>
          <w:color w:val="000000" w:themeColor="text1"/>
          <w:szCs w:val="23"/>
        </w:rPr>
        <w:t xml:space="preserve">How many hours of electricity do you receive in </w:t>
      </w:r>
      <w:ins w:id="2" w:author="Rafiq" w:date="2011-02-26T10:58:00Z">
        <w:r w:rsidR="00525DE1">
          <w:rPr>
            <w:rFonts w:ascii="Times New Roman" w:hAnsi="Times New Roman" w:cs="Times"/>
            <w:color w:val="000000" w:themeColor="text1"/>
            <w:szCs w:val="23"/>
          </w:rPr>
          <w:t xml:space="preserve">24 hours? </w:t>
        </w:r>
      </w:ins>
      <w:del w:id="3" w:author="Rafiq" w:date="2011-02-26T10:58:00Z">
        <w:r w:rsidR="001D45D4" w:rsidRPr="00D92AE5" w:rsidDel="00525DE1">
          <w:rPr>
            <w:rFonts w:ascii="Times New Roman" w:hAnsi="Times New Roman" w:cs="Times"/>
            <w:color w:val="000000" w:themeColor="text1"/>
            <w:szCs w:val="23"/>
          </w:rPr>
          <w:delText>a day</w:delText>
        </w:r>
      </w:del>
      <w:r w:rsidR="001D45D4" w:rsidRPr="00D92AE5">
        <w:rPr>
          <w:rFonts w:ascii="Times New Roman" w:hAnsi="Times New Roman" w:cs="Times"/>
          <w:color w:val="000000" w:themeColor="text1"/>
          <w:szCs w:val="23"/>
        </w:rPr>
        <w:t>? [</w:t>
      </w:r>
      <w:proofErr w:type="gramStart"/>
      <w:r w:rsidR="001D45D4" w:rsidRPr="00D92AE5">
        <w:rPr>
          <w:rFonts w:ascii="Times New Roman" w:hAnsi="Times New Roman" w:cs="Times"/>
          <w:color w:val="000000" w:themeColor="text1"/>
          <w:szCs w:val="23"/>
        </w:rPr>
        <w:t>numeric</w:t>
      </w:r>
      <w:proofErr w:type="gramEnd"/>
      <w:r w:rsidR="001D45D4" w:rsidRPr="00D92AE5">
        <w:rPr>
          <w:rFonts w:ascii="Times New Roman" w:hAnsi="Times New Roman" w:cs="Times"/>
          <w:color w:val="000000" w:themeColor="text1"/>
          <w:szCs w:val="23"/>
        </w:rPr>
        <w:t xml:space="preserve"> answer] </w:t>
      </w:r>
      <w:r w:rsidR="002C0DED">
        <w:rPr>
          <w:rFonts w:ascii="Times New Roman" w:hAnsi="Times New Roman" w:cs="Times"/>
          <w:color w:val="000000" w:themeColor="text1"/>
          <w:szCs w:val="23"/>
        </w:rPr>
        <w:sym w:font="Wingdings" w:char="F03F"/>
      </w:r>
      <w:r w:rsidR="002C0DED">
        <w:rPr>
          <w:rFonts w:ascii="Times New Roman" w:hAnsi="Times New Roman" w:cs="Times"/>
          <w:color w:val="000000" w:themeColor="text1"/>
          <w:szCs w:val="23"/>
        </w:rPr>
        <w:t>______________________</w:t>
      </w:r>
    </w:p>
    <w:p w:rsidR="001D45D4" w:rsidRPr="00D92AE5" w:rsidRDefault="001D45D4"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Pr>
      </w:pPr>
    </w:p>
    <w:p w:rsidR="007A7419" w:rsidRPr="00D92AE5" w:rsidRDefault="007A7419"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Pr>
      </w:pPr>
      <w:r w:rsidRPr="00D92AE5">
        <w:rPr>
          <w:rFonts w:ascii="Times New Roman" w:hAnsi="Times New Roman" w:cs="Monaco"/>
          <w:color w:val="000000" w:themeColor="text1"/>
          <w:szCs w:val="23"/>
        </w:rPr>
        <w:t>1.14</w:t>
      </w:r>
      <w:r w:rsidR="001D45D4" w:rsidRPr="00D92AE5">
        <w:rPr>
          <w:rFonts w:ascii="Times New Roman" w:hAnsi="Times New Roman" w:cs="Monaco"/>
          <w:color w:val="000000" w:themeColor="text1"/>
          <w:szCs w:val="23"/>
        </w:rPr>
        <w:t xml:space="preserve"> </w:t>
      </w:r>
      <w:r w:rsidR="001D45D4" w:rsidRPr="00D92AE5">
        <w:rPr>
          <w:rFonts w:ascii="Times New Roman" w:hAnsi="Times New Roman" w:cs="Times"/>
          <w:color w:val="000000" w:themeColor="text1"/>
          <w:szCs w:val="23"/>
        </w:rPr>
        <w:t xml:space="preserve">How many times do you travel outside your village in a week? </w:t>
      </w:r>
    </w:p>
    <w:p w:rsidR="00D92AE5" w:rsidRPr="00D92AE5" w:rsidRDefault="007A7419">
      <w:pPr>
        <w:pStyle w:val="ListParagraph"/>
        <w:widowControl w:val="0"/>
        <w:numPr>
          <w:ilvl w:val="0"/>
          <w:numId w:val="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Pr>
      </w:pPr>
      <w:r w:rsidRPr="00D92AE5">
        <w:rPr>
          <w:rFonts w:ascii="Times New Roman" w:hAnsi="Times New Roman" w:cs="Times"/>
          <w:color w:val="000000" w:themeColor="text1"/>
          <w:szCs w:val="23"/>
        </w:rPr>
        <w:t>Daily</w:t>
      </w:r>
    </w:p>
    <w:p w:rsidR="00D92AE5" w:rsidRPr="00D92AE5" w:rsidRDefault="007A7419">
      <w:pPr>
        <w:pStyle w:val="ListParagraph"/>
        <w:widowControl w:val="0"/>
        <w:numPr>
          <w:ilvl w:val="0"/>
          <w:numId w:val="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Pr>
      </w:pPr>
      <w:r w:rsidRPr="00D92AE5">
        <w:rPr>
          <w:rFonts w:ascii="Times New Roman" w:hAnsi="Times New Roman" w:cs="Times"/>
          <w:color w:val="000000" w:themeColor="text1"/>
          <w:szCs w:val="23"/>
        </w:rPr>
        <w:t>Several times a week</w:t>
      </w:r>
    </w:p>
    <w:p w:rsidR="00D92AE5" w:rsidRPr="00D92AE5" w:rsidRDefault="007A7419">
      <w:pPr>
        <w:pStyle w:val="ListParagraph"/>
        <w:widowControl w:val="0"/>
        <w:numPr>
          <w:ilvl w:val="0"/>
          <w:numId w:val="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Pr>
      </w:pPr>
      <w:r w:rsidRPr="00D92AE5">
        <w:rPr>
          <w:rFonts w:ascii="Times New Roman" w:hAnsi="Times New Roman" w:cs="Times"/>
          <w:color w:val="000000" w:themeColor="text1"/>
          <w:szCs w:val="23"/>
        </w:rPr>
        <w:t xml:space="preserve">Once a week </w:t>
      </w:r>
    </w:p>
    <w:p w:rsidR="00D92AE5" w:rsidRPr="00D92AE5" w:rsidRDefault="007A7419">
      <w:pPr>
        <w:pStyle w:val="ListParagraph"/>
        <w:widowControl w:val="0"/>
        <w:numPr>
          <w:ilvl w:val="0"/>
          <w:numId w:val="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Pr>
      </w:pPr>
      <w:r w:rsidRPr="00D92AE5">
        <w:rPr>
          <w:rFonts w:ascii="Times New Roman" w:hAnsi="Times New Roman" w:cs="Times"/>
          <w:color w:val="000000" w:themeColor="text1"/>
          <w:szCs w:val="23"/>
        </w:rPr>
        <w:t xml:space="preserve">Once a month </w:t>
      </w:r>
    </w:p>
    <w:p w:rsidR="00D92AE5" w:rsidRPr="00D92AE5" w:rsidRDefault="007A7419">
      <w:pPr>
        <w:pStyle w:val="ListParagraph"/>
        <w:widowControl w:val="0"/>
        <w:numPr>
          <w:ilvl w:val="0"/>
          <w:numId w:val="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Pr>
      </w:pPr>
      <w:r w:rsidRPr="00D92AE5">
        <w:rPr>
          <w:rFonts w:ascii="Times New Roman" w:hAnsi="Times New Roman" w:cs="Times"/>
          <w:color w:val="000000" w:themeColor="text1"/>
          <w:szCs w:val="23"/>
        </w:rPr>
        <w:t>Never</w:t>
      </w:r>
    </w:p>
    <w:p w:rsidR="007A7419" w:rsidRPr="00D92AE5" w:rsidRDefault="007A7419"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Pr>
      </w:pPr>
    </w:p>
    <w:p w:rsidR="001D45D4" w:rsidRPr="00D92AE5" w:rsidRDefault="001D45D4"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Pr>
      </w:pPr>
    </w:p>
    <w:p w:rsidR="00171229" w:rsidRPr="00D92AE5" w:rsidRDefault="007A7419"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Pr>
      </w:pPr>
      <w:r w:rsidRPr="00D92AE5">
        <w:rPr>
          <w:rFonts w:ascii="Times New Roman" w:hAnsi="Times New Roman" w:cs="Times"/>
          <w:color w:val="000000" w:themeColor="text1"/>
          <w:szCs w:val="23"/>
        </w:rPr>
        <w:t>1.15</w:t>
      </w:r>
      <w:r w:rsidR="001D45D4" w:rsidRPr="00D92AE5">
        <w:rPr>
          <w:rFonts w:ascii="Times New Roman" w:hAnsi="Times New Roman" w:cs="Times"/>
          <w:color w:val="000000" w:themeColor="text1"/>
          <w:szCs w:val="23"/>
        </w:rPr>
        <w:t xml:space="preserve"> In your view, how important are the following sources for obtaining information that is important to your daily life? (Very Important; </w:t>
      </w:r>
      <w:proofErr w:type="gramStart"/>
      <w:r w:rsidR="001D45D4" w:rsidRPr="00D92AE5">
        <w:rPr>
          <w:rFonts w:ascii="Times New Roman" w:hAnsi="Times New Roman" w:cs="Times"/>
          <w:color w:val="000000" w:themeColor="text1"/>
          <w:szCs w:val="23"/>
        </w:rPr>
        <w:t>Somewhat</w:t>
      </w:r>
      <w:proofErr w:type="gramEnd"/>
      <w:r w:rsidR="001D45D4" w:rsidRPr="00D92AE5">
        <w:rPr>
          <w:rFonts w:ascii="Times New Roman" w:hAnsi="Times New Roman" w:cs="Times"/>
          <w:color w:val="000000" w:themeColor="text1"/>
          <w:szCs w:val="23"/>
        </w:rPr>
        <w:t xml:space="preserve"> important</w:t>
      </w:r>
      <w:r w:rsidR="00171229" w:rsidRPr="00D92AE5">
        <w:rPr>
          <w:rFonts w:ascii="Times New Roman" w:hAnsi="Times New Roman" w:cs="Times"/>
          <w:color w:val="000000" w:themeColor="text1"/>
          <w:szCs w:val="23"/>
        </w:rPr>
        <w:t xml:space="preserve">; Relatively </w:t>
      </w:r>
      <w:r w:rsidR="00171229" w:rsidRPr="00D92AE5">
        <w:rPr>
          <w:rFonts w:ascii="Times New Roman" w:hAnsi="Times New Roman" w:cs="Times"/>
          <w:color w:val="000000" w:themeColor="text1"/>
          <w:szCs w:val="23"/>
        </w:rPr>
        <w:lastRenderedPageBreak/>
        <w:t xml:space="preserve">unimportant; Not important all </w:t>
      </w:r>
      <w:proofErr w:type="spellStart"/>
      <w:r w:rsidR="00171229" w:rsidRPr="00D92AE5">
        <w:rPr>
          <w:rFonts w:ascii="Times New Roman" w:hAnsi="Times New Roman" w:cs="Times"/>
          <w:color w:val="000000" w:themeColor="text1"/>
          <w:szCs w:val="23"/>
        </w:rPr>
        <w:t>all</w:t>
      </w:r>
      <w:proofErr w:type="spellEnd"/>
      <w:r w:rsidR="00171229" w:rsidRPr="00D92AE5">
        <w:rPr>
          <w:rFonts w:ascii="Times New Roman" w:hAnsi="Times New Roman" w:cs="Times"/>
          <w:color w:val="000000" w:themeColor="text1"/>
          <w:szCs w:val="23"/>
        </w:rPr>
        <w:t xml:space="preserve">) </w:t>
      </w:r>
    </w:p>
    <w:p w:rsidR="00B7638C" w:rsidRPr="00D92AE5" w:rsidRDefault="00B7638C"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Pr>
      </w:pPr>
    </w:p>
    <w:tbl>
      <w:tblPr>
        <w:tblW w:w="9790" w:type="dxa"/>
        <w:tblCellMar>
          <w:left w:w="0" w:type="dxa"/>
          <w:right w:w="0" w:type="dxa"/>
        </w:tblCellMar>
        <w:tblLook w:val="04A0"/>
      </w:tblPr>
      <w:tblGrid>
        <w:gridCol w:w="3258"/>
        <w:gridCol w:w="1080"/>
        <w:gridCol w:w="1170"/>
        <w:gridCol w:w="1260"/>
        <w:gridCol w:w="1530"/>
        <w:gridCol w:w="450"/>
        <w:gridCol w:w="1042"/>
      </w:tblGrid>
      <w:tr w:rsidR="00B7638C" w:rsidRPr="00D92AE5">
        <w:trPr>
          <w:trHeight w:val="790"/>
        </w:trPr>
        <w:tc>
          <w:tcPr>
            <w:tcW w:w="3258" w:type="dxa"/>
            <w:tcBorders>
              <w:bottom w:val="single" w:sz="8" w:space="0" w:color="auto"/>
              <w:right w:val="single" w:sz="8" w:space="0" w:color="auto"/>
            </w:tcBorders>
            <w:tcMar>
              <w:top w:w="0" w:type="dxa"/>
              <w:left w:w="108" w:type="dxa"/>
              <w:bottom w:w="0" w:type="dxa"/>
              <w:right w:w="108" w:type="dxa"/>
            </w:tcMar>
          </w:tcPr>
          <w:p w:rsidR="00B7638C" w:rsidRPr="00D92AE5" w:rsidRDefault="00B7638C" w:rsidP="00D92AE5">
            <w:pPr>
              <w:ind w:right="360"/>
              <w:rPr>
                <w:rFonts w:ascii="Times New Roman" w:eastAsia="Calibri" w:hAnsi="Times New Roman" w:cs="Arial"/>
                <w:color w:val="000000" w:themeColor="text1"/>
                <w:spacing w:val="-3"/>
                <w:szCs w:val="20"/>
              </w:rPr>
            </w:pPr>
          </w:p>
        </w:tc>
        <w:tc>
          <w:tcPr>
            <w:tcW w:w="108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B7638C" w:rsidRPr="00D92AE5" w:rsidRDefault="00CB5966" w:rsidP="00D92AE5">
            <w:pPr>
              <w:ind w:left="-90" w:right="-111"/>
              <w:jc w:val="center"/>
              <w:rPr>
                <w:rFonts w:ascii="Times New Roman" w:eastAsia="Calibri" w:hAnsi="Times New Roman" w:cs="Arial"/>
                <w:color w:val="000000" w:themeColor="text1"/>
                <w:spacing w:val="-3"/>
                <w:szCs w:val="20"/>
              </w:rPr>
            </w:pPr>
            <w:r w:rsidRPr="00CB5966">
              <w:rPr>
                <w:rFonts w:ascii="Times New Roman" w:hAnsi="Times New Roman" w:cs="Arial"/>
                <w:color w:val="000000" w:themeColor="text1"/>
                <w:spacing w:val="-3"/>
                <w:szCs w:val="20"/>
              </w:rPr>
              <w:t>Very important</w:t>
            </w:r>
          </w:p>
        </w:tc>
        <w:tc>
          <w:tcPr>
            <w:tcW w:w="117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B7638C" w:rsidRPr="00D92AE5" w:rsidRDefault="00CB5966" w:rsidP="00D92AE5">
            <w:pPr>
              <w:ind w:left="-90" w:right="-111"/>
              <w:jc w:val="center"/>
              <w:rPr>
                <w:rFonts w:ascii="Times New Roman" w:eastAsia="Calibri" w:hAnsi="Times New Roman" w:cs="Arial"/>
                <w:color w:val="000000" w:themeColor="text1"/>
                <w:spacing w:val="-3"/>
                <w:szCs w:val="20"/>
              </w:rPr>
            </w:pPr>
            <w:r w:rsidRPr="00CB5966">
              <w:rPr>
                <w:rFonts w:ascii="Times New Roman" w:hAnsi="Times New Roman" w:cs="Arial"/>
                <w:color w:val="000000" w:themeColor="text1"/>
                <w:spacing w:val="-3"/>
                <w:szCs w:val="20"/>
              </w:rPr>
              <w:t xml:space="preserve">Somewhat important </w:t>
            </w:r>
          </w:p>
        </w:tc>
        <w:tc>
          <w:tcPr>
            <w:tcW w:w="1260" w:type="dxa"/>
            <w:tcBorders>
              <w:top w:val="single" w:sz="4" w:space="0" w:color="auto"/>
              <w:left w:val="single" w:sz="4" w:space="0" w:color="auto"/>
              <w:bottom w:val="single" w:sz="4" w:space="0" w:color="auto"/>
              <w:right w:val="single" w:sz="4" w:space="0" w:color="auto"/>
            </w:tcBorders>
            <w:vAlign w:val="center"/>
          </w:tcPr>
          <w:p w:rsidR="00B7638C" w:rsidRPr="00D92AE5" w:rsidRDefault="00CB5966" w:rsidP="00D92AE5">
            <w:pPr>
              <w:ind w:left="-90" w:right="-111"/>
              <w:jc w:val="center"/>
              <w:rPr>
                <w:rFonts w:ascii="Times New Roman" w:hAnsi="Times New Roman" w:cs="Arial"/>
                <w:color w:val="000000" w:themeColor="text1"/>
                <w:spacing w:val="-3"/>
                <w:szCs w:val="20"/>
              </w:rPr>
            </w:pPr>
            <w:r w:rsidRPr="00CB5966">
              <w:rPr>
                <w:rFonts w:ascii="Times New Roman" w:hAnsi="Times New Roman" w:cs="Arial"/>
                <w:color w:val="000000" w:themeColor="text1"/>
                <w:spacing w:val="-3"/>
                <w:szCs w:val="20"/>
              </w:rPr>
              <w:t>Relatively unimportant</w:t>
            </w:r>
          </w:p>
        </w:tc>
        <w:tc>
          <w:tcPr>
            <w:tcW w:w="1530" w:type="dxa"/>
            <w:tcBorders>
              <w:top w:val="single" w:sz="4" w:space="0" w:color="auto"/>
              <w:left w:val="single" w:sz="4" w:space="0" w:color="auto"/>
              <w:bottom w:val="single" w:sz="4" w:space="0" w:color="auto"/>
              <w:right w:val="single" w:sz="4" w:space="0" w:color="auto"/>
            </w:tcBorders>
            <w:vAlign w:val="center"/>
          </w:tcPr>
          <w:p w:rsidR="00B7638C" w:rsidRPr="00D92AE5" w:rsidRDefault="00CB5966" w:rsidP="008715DB">
            <w:pPr>
              <w:ind w:left="-90" w:right="-111"/>
              <w:jc w:val="center"/>
              <w:rPr>
                <w:rFonts w:ascii="Times New Roman" w:hAnsi="Times New Roman" w:cs="Arial"/>
                <w:color w:val="000000" w:themeColor="text1"/>
                <w:spacing w:val="-3"/>
                <w:szCs w:val="20"/>
              </w:rPr>
            </w:pPr>
            <w:r w:rsidRPr="00CB5966">
              <w:rPr>
                <w:rFonts w:ascii="Times New Roman" w:hAnsi="Times New Roman" w:cs="Arial"/>
                <w:color w:val="000000" w:themeColor="text1"/>
                <w:spacing w:val="-3"/>
                <w:szCs w:val="20"/>
              </w:rPr>
              <w:t xml:space="preserve">Not </w:t>
            </w:r>
            <w:del w:id="4" w:author="Rafiq Kakar" w:date="2010-12-19T15:47:00Z">
              <w:r w:rsidRPr="00CB5966" w:rsidDel="008715DB">
                <w:rPr>
                  <w:rFonts w:ascii="Times New Roman" w:hAnsi="Times New Roman" w:cs="Arial"/>
                  <w:color w:val="000000" w:themeColor="text1"/>
                  <w:spacing w:val="-3"/>
                  <w:szCs w:val="20"/>
                </w:rPr>
                <w:delText>un</w:delText>
              </w:r>
            </w:del>
            <w:r w:rsidRPr="00CB5966">
              <w:rPr>
                <w:rFonts w:ascii="Times New Roman" w:hAnsi="Times New Roman" w:cs="Arial"/>
                <w:color w:val="000000" w:themeColor="text1"/>
                <w:spacing w:val="-3"/>
                <w:szCs w:val="20"/>
              </w:rPr>
              <w:t xml:space="preserve">important      at all </w:t>
            </w:r>
          </w:p>
        </w:tc>
        <w:tc>
          <w:tcPr>
            <w:tcW w:w="450" w:type="dxa"/>
            <w:tcBorders>
              <w:top w:val="single" w:sz="8" w:space="0" w:color="auto"/>
              <w:left w:val="single" w:sz="4" w:space="0" w:color="auto"/>
              <w:bottom w:val="single" w:sz="8" w:space="0" w:color="auto"/>
              <w:right w:val="single" w:sz="4" w:space="0" w:color="auto"/>
            </w:tcBorders>
            <w:vAlign w:val="center"/>
          </w:tcPr>
          <w:p w:rsidR="00B7638C" w:rsidRPr="00D92AE5" w:rsidRDefault="00CB5966" w:rsidP="00D92AE5">
            <w:pPr>
              <w:ind w:left="-90" w:right="-111"/>
              <w:jc w:val="center"/>
              <w:rPr>
                <w:rFonts w:ascii="Times New Roman" w:eastAsia="Calibri" w:hAnsi="Times New Roman" w:cs="Arial"/>
                <w:color w:val="000000" w:themeColor="text1"/>
                <w:spacing w:val="-3"/>
                <w:szCs w:val="20"/>
              </w:rPr>
            </w:pPr>
            <w:r w:rsidRPr="00CB5966">
              <w:rPr>
                <w:rFonts w:ascii="Times New Roman" w:hAnsi="Times New Roman" w:cs="Arial"/>
                <w:color w:val="000000" w:themeColor="text1"/>
                <w:spacing w:val="-3"/>
                <w:szCs w:val="20"/>
              </w:rPr>
              <w:t>(DK)</w:t>
            </w:r>
          </w:p>
        </w:tc>
        <w:tc>
          <w:tcPr>
            <w:tcW w:w="1042" w:type="dxa"/>
            <w:tcBorders>
              <w:top w:val="single" w:sz="8" w:space="0" w:color="auto"/>
              <w:left w:val="single" w:sz="4" w:space="0" w:color="auto"/>
              <w:bottom w:val="single" w:sz="8" w:space="0" w:color="auto"/>
              <w:right w:val="single" w:sz="8" w:space="0" w:color="auto"/>
            </w:tcBorders>
            <w:tcMar>
              <w:top w:w="0" w:type="dxa"/>
              <w:left w:w="108" w:type="dxa"/>
              <w:bottom w:w="0" w:type="dxa"/>
              <w:right w:w="108" w:type="dxa"/>
            </w:tcMar>
            <w:vAlign w:val="center"/>
          </w:tcPr>
          <w:p w:rsidR="00B7638C" w:rsidRPr="00D92AE5" w:rsidRDefault="00CB5966" w:rsidP="00D92AE5">
            <w:pPr>
              <w:ind w:left="-90" w:right="-111"/>
              <w:jc w:val="center"/>
              <w:rPr>
                <w:rFonts w:ascii="Times New Roman" w:eastAsia="Calibri" w:hAnsi="Times New Roman" w:cs="Arial"/>
                <w:color w:val="000000" w:themeColor="text1"/>
                <w:spacing w:val="-3"/>
                <w:szCs w:val="20"/>
              </w:rPr>
            </w:pPr>
            <w:r w:rsidRPr="00CB5966">
              <w:rPr>
                <w:rFonts w:ascii="Times New Roman" w:hAnsi="Times New Roman" w:cs="Arial"/>
                <w:color w:val="000000" w:themeColor="text1"/>
                <w:spacing w:val="-3"/>
                <w:szCs w:val="20"/>
              </w:rPr>
              <w:t>(Refused)</w:t>
            </w:r>
          </w:p>
        </w:tc>
      </w:tr>
      <w:tr w:rsidR="00497B5C" w:rsidRPr="00D92AE5">
        <w:trPr>
          <w:trHeight w:val="889"/>
        </w:trPr>
        <w:tc>
          <w:tcPr>
            <w:tcW w:w="3258" w:type="dxa"/>
            <w:tcBorders>
              <w:top w:val="nil"/>
              <w:left w:val="single" w:sz="8" w:space="0" w:color="auto"/>
              <w:bottom w:val="single" w:sz="4" w:space="0" w:color="auto"/>
              <w:right w:val="single" w:sz="8" w:space="0" w:color="auto"/>
            </w:tcBorders>
            <w:tcMar>
              <w:top w:w="0" w:type="dxa"/>
              <w:left w:w="108" w:type="dxa"/>
              <w:bottom w:w="0" w:type="dxa"/>
              <w:right w:w="108" w:type="dxa"/>
            </w:tcMar>
            <w:vAlign w:val="center"/>
          </w:tcPr>
          <w:p w:rsidR="00497B5C" w:rsidRPr="00D92AE5" w:rsidRDefault="00497B5C" w:rsidP="00D92AE5">
            <w:pPr>
              <w:ind w:right="360"/>
              <w:rPr>
                <w:rFonts w:ascii="Times New Roman" w:eastAsia="Calibri" w:hAnsi="Times New Roman" w:cs="Arial"/>
                <w:color w:val="000000" w:themeColor="text1"/>
                <w:spacing w:val="-3"/>
                <w:szCs w:val="20"/>
              </w:rPr>
            </w:pPr>
            <w:r w:rsidRPr="00CB5966">
              <w:rPr>
                <w:rFonts w:ascii="Times New Roman" w:hAnsi="Times New Roman" w:cs="Arial"/>
                <w:color w:val="000000" w:themeColor="text1"/>
                <w:spacing w:val="-3"/>
                <w:szCs w:val="20"/>
              </w:rPr>
              <w:t xml:space="preserve">1.Govt. radio broadcasts </w:t>
            </w:r>
          </w:p>
        </w:tc>
        <w:tc>
          <w:tcPr>
            <w:tcW w:w="1080" w:type="dxa"/>
            <w:tcBorders>
              <w:top w:val="nil"/>
              <w:left w:val="nil"/>
              <w:bottom w:val="single" w:sz="4" w:space="0" w:color="auto"/>
              <w:right w:val="single" w:sz="8" w:space="0" w:color="auto"/>
            </w:tcBorders>
            <w:tcMar>
              <w:top w:w="0" w:type="dxa"/>
              <w:left w:w="108" w:type="dxa"/>
              <w:bottom w:w="0" w:type="dxa"/>
              <w:right w:w="108" w:type="dxa"/>
            </w:tcMar>
            <w:vAlign w:val="center"/>
          </w:tcPr>
          <w:p w:rsidR="00497B5C" w:rsidRPr="00D92AE5" w:rsidRDefault="00497B5C" w:rsidP="008A7356">
            <w:pPr>
              <w:jc w:val="center"/>
              <w:rPr>
                <w:rFonts w:ascii="Times New Roman" w:eastAsia="Calibri" w:hAnsi="Times New Roman" w:cs="Arial"/>
                <w:color w:val="000000" w:themeColor="text1"/>
                <w:spacing w:val="-3"/>
                <w:szCs w:val="20"/>
              </w:rPr>
            </w:pPr>
          </w:p>
          <w:p w:rsidR="00497B5C" w:rsidRPr="00D92AE5" w:rsidRDefault="00497B5C" w:rsidP="008A7356">
            <w:pPr>
              <w:jc w:val="center"/>
              <w:rPr>
                <w:rFonts w:ascii="Times New Roman" w:eastAsia="Calibri" w:hAnsi="Times New Roman" w:cs="Arial"/>
                <w:color w:val="000000" w:themeColor="text1"/>
                <w:spacing w:val="-3"/>
                <w:szCs w:val="20"/>
              </w:rPr>
            </w:pPr>
            <w:r w:rsidRPr="00CB5966">
              <w:rPr>
                <w:rFonts w:ascii="Times New Roman" w:hAnsi="Times New Roman" w:cs="Arial"/>
                <w:color w:val="000000" w:themeColor="text1"/>
                <w:spacing w:val="-3"/>
                <w:szCs w:val="20"/>
              </w:rPr>
              <w:t>1</w:t>
            </w:r>
          </w:p>
        </w:tc>
        <w:tc>
          <w:tcPr>
            <w:tcW w:w="1170" w:type="dxa"/>
            <w:tcBorders>
              <w:top w:val="nil"/>
              <w:left w:val="nil"/>
              <w:bottom w:val="single" w:sz="4" w:space="0" w:color="auto"/>
              <w:right w:val="single" w:sz="8" w:space="0" w:color="auto"/>
            </w:tcBorders>
            <w:tcMar>
              <w:top w:w="0" w:type="dxa"/>
              <w:left w:w="108" w:type="dxa"/>
              <w:bottom w:w="0" w:type="dxa"/>
              <w:right w:w="108" w:type="dxa"/>
            </w:tcMar>
            <w:vAlign w:val="center"/>
          </w:tcPr>
          <w:p w:rsidR="00497B5C" w:rsidRPr="00D92AE5" w:rsidRDefault="00497B5C" w:rsidP="008A7356">
            <w:pPr>
              <w:jc w:val="center"/>
              <w:rPr>
                <w:rFonts w:ascii="Times New Roman" w:eastAsia="Calibri" w:hAnsi="Times New Roman" w:cs="Arial"/>
                <w:color w:val="000000" w:themeColor="text1"/>
                <w:spacing w:val="-3"/>
                <w:szCs w:val="20"/>
              </w:rPr>
            </w:pPr>
          </w:p>
          <w:p w:rsidR="00497B5C" w:rsidRPr="00D92AE5" w:rsidRDefault="00497B5C" w:rsidP="008A7356">
            <w:pPr>
              <w:jc w:val="center"/>
              <w:rPr>
                <w:rFonts w:ascii="Times New Roman" w:eastAsia="Calibri" w:hAnsi="Times New Roman" w:cs="Arial"/>
                <w:color w:val="000000" w:themeColor="text1"/>
                <w:spacing w:val="-3"/>
                <w:szCs w:val="20"/>
              </w:rPr>
            </w:pPr>
            <w:r w:rsidRPr="00CB5966">
              <w:rPr>
                <w:rFonts w:ascii="Times New Roman" w:hAnsi="Times New Roman" w:cs="Arial"/>
                <w:color w:val="000000" w:themeColor="text1"/>
                <w:spacing w:val="-3"/>
                <w:szCs w:val="20"/>
              </w:rPr>
              <w:t>2</w:t>
            </w:r>
          </w:p>
        </w:tc>
        <w:tc>
          <w:tcPr>
            <w:tcW w:w="1260" w:type="dxa"/>
            <w:tcBorders>
              <w:top w:val="single" w:sz="4" w:space="0" w:color="auto"/>
              <w:left w:val="single" w:sz="4" w:space="0" w:color="auto"/>
              <w:bottom w:val="single" w:sz="4" w:space="0" w:color="auto"/>
              <w:right w:val="single" w:sz="4" w:space="0" w:color="auto"/>
            </w:tcBorders>
            <w:vAlign w:val="center"/>
          </w:tcPr>
          <w:p w:rsidR="00497B5C" w:rsidRPr="00D92AE5" w:rsidRDefault="00497B5C" w:rsidP="008A7356">
            <w:pPr>
              <w:jc w:val="center"/>
              <w:rPr>
                <w:rFonts w:ascii="Times New Roman" w:eastAsia="Calibri" w:hAnsi="Times New Roman" w:cs="Arial"/>
                <w:color w:val="000000" w:themeColor="text1"/>
                <w:spacing w:val="-3"/>
                <w:szCs w:val="20"/>
              </w:rPr>
            </w:pPr>
            <w:r w:rsidRPr="00CB5966">
              <w:rPr>
                <w:rFonts w:ascii="Times New Roman" w:eastAsia="Calibri" w:hAnsi="Times New Roman" w:cs="Arial"/>
                <w:color w:val="000000" w:themeColor="text1"/>
                <w:spacing w:val="-3"/>
                <w:szCs w:val="20"/>
              </w:rPr>
              <w:t>3</w:t>
            </w:r>
          </w:p>
        </w:tc>
        <w:tc>
          <w:tcPr>
            <w:tcW w:w="1530" w:type="dxa"/>
            <w:tcBorders>
              <w:top w:val="single" w:sz="4" w:space="0" w:color="auto"/>
              <w:left w:val="single" w:sz="4" w:space="0" w:color="auto"/>
              <w:bottom w:val="single" w:sz="4" w:space="0" w:color="auto"/>
              <w:right w:val="single" w:sz="4" w:space="0" w:color="auto"/>
            </w:tcBorders>
            <w:vAlign w:val="center"/>
          </w:tcPr>
          <w:p w:rsidR="00497B5C" w:rsidRPr="00D92AE5" w:rsidRDefault="00497B5C" w:rsidP="008A7356">
            <w:pPr>
              <w:jc w:val="center"/>
              <w:rPr>
                <w:rFonts w:ascii="Times New Roman" w:eastAsia="Calibri" w:hAnsi="Times New Roman" w:cs="Arial"/>
                <w:color w:val="000000" w:themeColor="text1"/>
                <w:spacing w:val="-3"/>
                <w:szCs w:val="20"/>
              </w:rPr>
            </w:pPr>
            <w:r w:rsidRPr="00CB5966">
              <w:rPr>
                <w:rFonts w:ascii="Times New Roman" w:eastAsia="Calibri" w:hAnsi="Times New Roman" w:cs="Arial"/>
                <w:color w:val="000000" w:themeColor="text1"/>
                <w:spacing w:val="-3"/>
                <w:szCs w:val="20"/>
              </w:rPr>
              <w:t>4</w:t>
            </w:r>
          </w:p>
        </w:tc>
        <w:tc>
          <w:tcPr>
            <w:tcW w:w="450" w:type="dxa"/>
            <w:tcBorders>
              <w:top w:val="nil"/>
              <w:left w:val="single" w:sz="4" w:space="0" w:color="auto"/>
              <w:bottom w:val="single" w:sz="4" w:space="0" w:color="auto"/>
              <w:right w:val="single" w:sz="4" w:space="0" w:color="auto"/>
            </w:tcBorders>
            <w:vAlign w:val="center"/>
          </w:tcPr>
          <w:p w:rsidR="00497B5C" w:rsidRPr="00D92AE5" w:rsidRDefault="00497B5C" w:rsidP="00243E1D">
            <w:pPr>
              <w:jc w:val="center"/>
              <w:rPr>
                <w:rFonts w:ascii="Times New Roman" w:eastAsia="Calibri" w:hAnsi="Times New Roman" w:cs="Arial"/>
                <w:color w:val="000000" w:themeColor="text1"/>
                <w:spacing w:val="-3"/>
                <w:szCs w:val="20"/>
              </w:rPr>
            </w:pPr>
          </w:p>
          <w:p w:rsidR="00497B5C" w:rsidRPr="00D92AE5" w:rsidRDefault="00497B5C" w:rsidP="00243E1D">
            <w:pPr>
              <w:jc w:val="center"/>
              <w:rPr>
                <w:rFonts w:ascii="Times New Roman" w:eastAsia="Calibri" w:hAnsi="Times New Roman" w:cs="Arial"/>
                <w:color w:val="000000" w:themeColor="text1"/>
                <w:spacing w:val="-3"/>
                <w:szCs w:val="20"/>
              </w:rPr>
            </w:pPr>
            <w:r w:rsidRPr="00CB5966">
              <w:rPr>
                <w:rFonts w:ascii="Times New Roman" w:hAnsi="Times New Roman" w:cs="Arial"/>
                <w:color w:val="000000" w:themeColor="text1"/>
                <w:spacing w:val="-3"/>
                <w:szCs w:val="20"/>
              </w:rPr>
              <w:t>99</w:t>
            </w:r>
          </w:p>
        </w:tc>
        <w:tc>
          <w:tcPr>
            <w:tcW w:w="1042" w:type="dxa"/>
            <w:tcBorders>
              <w:top w:val="nil"/>
              <w:left w:val="single" w:sz="4" w:space="0" w:color="auto"/>
              <w:bottom w:val="single" w:sz="4" w:space="0" w:color="auto"/>
              <w:right w:val="single" w:sz="8" w:space="0" w:color="auto"/>
            </w:tcBorders>
            <w:tcMar>
              <w:top w:w="0" w:type="dxa"/>
              <w:left w:w="108" w:type="dxa"/>
              <w:bottom w:w="0" w:type="dxa"/>
              <w:right w:w="108" w:type="dxa"/>
            </w:tcMar>
            <w:vAlign w:val="center"/>
          </w:tcPr>
          <w:p w:rsidR="00497B5C" w:rsidRPr="00D92AE5" w:rsidRDefault="00497B5C" w:rsidP="00497B5C">
            <w:pPr>
              <w:jc w:val="center"/>
              <w:rPr>
                <w:rFonts w:ascii="Times New Roman" w:eastAsia="Calibri" w:hAnsi="Times New Roman" w:cs="Arial"/>
                <w:color w:val="000000" w:themeColor="text1"/>
                <w:spacing w:val="-3"/>
                <w:szCs w:val="20"/>
              </w:rPr>
            </w:pPr>
          </w:p>
          <w:p w:rsidR="00497B5C" w:rsidRPr="00D92AE5" w:rsidRDefault="00497B5C" w:rsidP="00497B5C">
            <w:pPr>
              <w:jc w:val="center"/>
              <w:rPr>
                <w:rFonts w:ascii="Times New Roman" w:eastAsia="Calibri" w:hAnsi="Times New Roman" w:cs="Arial"/>
                <w:color w:val="000000" w:themeColor="text1"/>
                <w:spacing w:val="-3"/>
                <w:szCs w:val="20"/>
              </w:rPr>
            </w:pPr>
            <w:r>
              <w:rPr>
                <w:rFonts w:ascii="Times New Roman" w:hAnsi="Times New Roman" w:cs="Arial"/>
                <w:color w:val="000000" w:themeColor="text1"/>
                <w:spacing w:val="-3"/>
                <w:szCs w:val="20"/>
              </w:rPr>
              <w:t>98</w:t>
            </w:r>
          </w:p>
        </w:tc>
      </w:tr>
      <w:tr w:rsidR="00497B5C" w:rsidRPr="00D92AE5">
        <w:trPr>
          <w:trHeight w:val="601"/>
        </w:trPr>
        <w:tc>
          <w:tcPr>
            <w:tcW w:w="325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97B5C" w:rsidRPr="00D92AE5" w:rsidRDefault="00497B5C" w:rsidP="00D92AE5">
            <w:pPr>
              <w:ind w:right="360"/>
              <w:rPr>
                <w:rFonts w:ascii="Times New Roman" w:eastAsia="Calibri" w:hAnsi="Times New Roman" w:cs="Arial"/>
                <w:color w:val="000000" w:themeColor="text1"/>
                <w:spacing w:val="-3"/>
                <w:szCs w:val="20"/>
              </w:rPr>
            </w:pPr>
            <w:r w:rsidRPr="00CB5966">
              <w:rPr>
                <w:rFonts w:ascii="Times New Roman" w:hAnsi="Times New Roman" w:cs="Arial"/>
                <w:color w:val="000000" w:themeColor="text1"/>
                <w:spacing w:val="-3"/>
                <w:szCs w:val="20"/>
              </w:rPr>
              <w:t xml:space="preserve">2. Taliban radio broadcasts </w:t>
            </w:r>
          </w:p>
          <w:p w:rsidR="00497B5C" w:rsidRPr="00D92AE5" w:rsidRDefault="00497B5C" w:rsidP="00D92AE5">
            <w:pPr>
              <w:ind w:right="360"/>
              <w:rPr>
                <w:rFonts w:ascii="Times New Roman" w:eastAsia="Calibri" w:hAnsi="Times New Roman" w:cs="Arial"/>
                <w:color w:val="000000" w:themeColor="text1"/>
                <w:spacing w:val="-3"/>
                <w:szCs w:val="20"/>
              </w:rPr>
            </w:pPr>
          </w:p>
        </w:tc>
        <w:tc>
          <w:tcPr>
            <w:tcW w:w="10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97B5C" w:rsidRPr="00D92AE5" w:rsidRDefault="00497B5C" w:rsidP="008A7356">
            <w:pPr>
              <w:jc w:val="center"/>
              <w:rPr>
                <w:rFonts w:ascii="Times New Roman" w:eastAsia="Calibri" w:hAnsi="Times New Roman" w:cs="Arial"/>
                <w:color w:val="000000" w:themeColor="text1"/>
                <w:spacing w:val="-3"/>
                <w:szCs w:val="20"/>
              </w:rPr>
            </w:pPr>
          </w:p>
          <w:p w:rsidR="00497B5C" w:rsidRPr="00D92AE5" w:rsidRDefault="00497B5C" w:rsidP="008A7356">
            <w:pPr>
              <w:jc w:val="center"/>
              <w:rPr>
                <w:rFonts w:ascii="Times New Roman" w:eastAsia="Calibri" w:hAnsi="Times New Roman" w:cs="Arial"/>
                <w:color w:val="000000" w:themeColor="text1"/>
                <w:spacing w:val="-3"/>
                <w:szCs w:val="20"/>
              </w:rPr>
            </w:pPr>
            <w:r w:rsidRPr="00CB5966">
              <w:rPr>
                <w:rFonts w:ascii="Times New Roman" w:hAnsi="Times New Roman" w:cs="Arial"/>
                <w:color w:val="000000" w:themeColor="text1"/>
                <w:spacing w:val="-3"/>
                <w:szCs w:val="20"/>
              </w:rPr>
              <w:t>1</w:t>
            </w:r>
          </w:p>
        </w:tc>
        <w:tc>
          <w:tcPr>
            <w:tcW w:w="11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97B5C" w:rsidRPr="00D92AE5" w:rsidRDefault="00497B5C" w:rsidP="008A7356">
            <w:pPr>
              <w:jc w:val="center"/>
              <w:rPr>
                <w:rFonts w:ascii="Times New Roman" w:eastAsia="Calibri" w:hAnsi="Times New Roman" w:cs="Arial"/>
                <w:color w:val="000000" w:themeColor="text1"/>
                <w:spacing w:val="-3"/>
                <w:szCs w:val="20"/>
              </w:rPr>
            </w:pPr>
          </w:p>
          <w:p w:rsidR="00497B5C" w:rsidRPr="00D92AE5" w:rsidRDefault="00497B5C" w:rsidP="008A7356">
            <w:pPr>
              <w:jc w:val="center"/>
              <w:rPr>
                <w:rFonts w:ascii="Times New Roman" w:eastAsia="Calibri" w:hAnsi="Times New Roman" w:cs="Arial"/>
                <w:color w:val="000000" w:themeColor="text1"/>
                <w:spacing w:val="-3"/>
                <w:szCs w:val="20"/>
              </w:rPr>
            </w:pPr>
            <w:r w:rsidRPr="00CB5966">
              <w:rPr>
                <w:rFonts w:ascii="Times New Roman" w:hAnsi="Times New Roman" w:cs="Arial"/>
                <w:color w:val="000000" w:themeColor="text1"/>
                <w:spacing w:val="-3"/>
                <w:szCs w:val="20"/>
              </w:rPr>
              <w:t>2</w:t>
            </w:r>
          </w:p>
        </w:tc>
        <w:tc>
          <w:tcPr>
            <w:tcW w:w="1260" w:type="dxa"/>
            <w:tcBorders>
              <w:top w:val="single" w:sz="4" w:space="0" w:color="auto"/>
              <w:left w:val="single" w:sz="4" w:space="0" w:color="auto"/>
              <w:bottom w:val="single" w:sz="4" w:space="0" w:color="auto"/>
              <w:right w:val="single" w:sz="4" w:space="0" w:color="auto"/>
            </w:tcBorders>
            <w:vAlign w:val="center"/>
          </w:tcPr>
          <w:p w:rsidR="00497B5C" w:rsidRPr="00D92AE5" w:rsidRDefault="00497B5C" w:rsidP="008A7356">
            <w:pPr>
              <w:jc w:val="center"/>
              <w:rPr>
                <w:rFonts w:ascii="Times New Roman" w:eastAsia="Calibri" w:hAnsi="Times New Roman" w:cs="Arial"/>
                <w:color w:val="000000" w:themeColor="text1"/>
                <w:spacing w:val="-3"/>
                <w:szCs w:val="20"/>
              </w:rPr>
            </w:pPr>
            <w:r w:rsidRPr="00CB5966">
              <w:rPr>
                <w:rFonts w:ascii="Times New Roman" w:eastAsia="Calibri" w:hAnsi="Times New Roman" w:cs="Arial"/>
                <w:color w:val="000000" w:themeColor="text1"/>
                <w:spacing w:val="-3"/>
                <w:szCs w:val="20"/>
              </w:rPr>
              <w:t>3</w:t>
            </w:r>
          </w:p>
        </w:tc>
        <w:tc>
          <w:tcPr>
            <w:tcW w:w="1530" w:type="dxa"/>
            <w:tcBorders>
              <w:top w:val="single" w:sz="4" w:space="0" w:color="auto"/>
              <w:left w:val="single" w:sz="4" w:space="0" w:color="auto"/>
              <w:bottom w:val="single" w:sz="4" w:space="0" w:color="auto"/>
              <w:right w:val="single" w:sz="4" w:space="0" w:color="auto"/>
            </w:tcBorders>
            <w:vAlign w:val="center"/>
          </w:tcPr>
          <w:p w:rsidR="00497B5C" w:rsidRPr="00D92AE5" w:rsidRDefault="00497B5C" w:rsidP="008A7356">
            <w:pPr>
              <w:jc w:val="center"/>
              <w:rPr>
                <w:rFonts w:ascii="Times New Roman" w:eastAsia="Calibri" w:hAnsi="Times New Roman" w:cs="Arial"/>
                <w:color w:val="000000" w:themeColor="text1"/>
                <w:spacing w:val="-3"/>
                <w:szCs w:val="20"/>
              </w:rPr>
            </w:pPr>
            <w:r w:rsidRPr="00CB5966">
              <w:rPr>
                <w:rFonts w:ascii="Times New Roman" w:eastAsia="Calibri" w:hAnsi="Times New Roman" w:cs="Arial"/>
                <w:color w:val="000000" w:themeColor="text1"/>
                <w:spacing w:val="-3"/>
                <w:szCs w:val="20"/>
              </w:rPr>
              <w:t>4</w:t>
            </w:r>
          </w:p>
        </w:tc>
        <w:tc>
          <w:tcPr>
            <w:tcW w:w="450" w:type="dxa"/>
            <w:tcBorders>
              <w:top w:val="single" w:sz="4" w:space="0" w:color="auto"/>
              <w:left w:val="single" w:sz="4" w:space="0" w:color="auto"/>
              <w:bottom w:val="single" w:sz="4" w:space="0" w:color="auto"/>
              <w:right w:val="single" w:sz="4" w:space="0" w:color="auto"/>
            </w:tcBorders>
            <w:vAlign w:val="center"/>
          </w:tcPr>
          <w:p w:rsidR="00497B5C" w:rsidRPr="00D92AE5" w:rsidRDefault="00497B5C" w:rsidP="00243E1D">
            <w:pPr>
              <w:jc w:val="center"/>
              <w:rPr>
                <w:rFonts w:ascii="Times New Roman" w:eastAsia="Calibri" w:hAnsi="Times New Roman" w:cs="Arial"/>
                <w:color w:val="000000" w:themeColor="text1"/>
                <w:spacing w:val="-3"/>
                <w:szCs w:val="20"/>
              </w:rPr>
            </w:pPr>
          </w:p>
          <w:p w:rsidR="00497B5C" w:rsidRPr="00D92AE5" w:rsidRDefault="00497B5C" w:rsidP="00243E1D">
            <w:pPr>
              <w:jc w:val="center"/>
              <w:rPr>
                <w:rFonts w:ascii="Times New Roman" w:eastAsia="Calibri" w:hAnsi="Times New Roman" w:cs="Arial"/>
                <w:color w:val="000000" w:themeColor="text1"/>
                <w:spacing w:val="-3"/>
                <w:szCs w:val="20"/>
              </w:rPr>
            </w:pPr>
            <w:r w:rsidRPr="00CB5966">
              <w:rPr>
                <w:rFonts w:ascii="Times New Roman" w:hAnsi="Times New Roman" w:cs="Arial"/>
                <w:color w:val="000000" w:themeColor="text1"/>
                <w:spacing w:val="-3"/>
                <w:szCs w:val="20"/>
              </w:rPr>
              <w:t>99</w:t>
            </w:r>
          </w:p>
        </w:tc>
        <w:tc>
          <w:tcPr>
            <w:tcW w:w="104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497B5C" w:rsidRDefault="00497B5C" w:rsidP="00497B5C">
            <w:pPr>
              <w:jc w:val="center"/>
            </w:pPr>
            <w:r w:rsidRPr="00347E6B">
              <w:rPr>
                <w:rFonts w:ascii="Times New Roman" w:hAnsi="Times New Roman" w:cs="Arial"/>
                <w:color w:val="000000" w:themeColor="text1"/>
                <w:spacing w:val="-3"/>
                <w:szCs w:val="20"/>
              </w:rPr>
              <w:t>98</w:t>
            </w:r>
          </w:p>
        </w:tc>
      </w:tr>
      <w:tr w:rsidR="00497B5C" w:rsidRPr="00D92AE5">
        <w:trPr>
          <w:trHeight w:val="601"/>
        </w:trPr>
        <w:tc>
          <w:tcPr>
            <w:tcW w:w="325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97B5C" w:rsidRPr="00D92AE5" w:rsidRDefault="00497B5C" w:rsidP="00D92AE5">
            <w:pPr>
              <w:ind w:right="360"/>
              <w:rPr>
                <w:rFonts w:ascii="Times New Roman" w:hAnsi="Times New Roman" w:cs="Arial"/>
                <w:color w:val="000000" w:themeColor="text1"/>
                <w:spacing w:val="-3"/>
                <w:szCs w:val="20"/>
              </w:rPr>
            </w:pPr>
            <w:r w:rsidRPr="00CB5966">
              <w:rPr>
                <w:rFonts w:ascii="Times New Roman" w:hAnsi="Times New Roman" w:cs="Arial"/>
                <w:color w:val="000000" w:themeColor="text1"/>
                <w:spacing w:val="-3"/>
                <w:szCs w:val="20"/>
              </w:rPr>
              <w:t>3. Friends and family in village</w:t>
            </w:r>
          </w:p>
        </w:tc>
        <w:tc>
          <w:tcPr>
            <w:tcW w:w="10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97B5C" w:rsidRPr="00D92AE5" w:rsidRDefault="00497B5C" w:rsidP="00D92AE5">
            <w:pPr>
              <w:jc w:val="center"/>
              <w:rPr>
                <w:rFonts w:ascii="Times New Roman" w:eastAsia="Calibri" w:hAnsi="Times New Roman" w:cs="Arial"/>
                <w:color w:val="000000" w:themeColor="text1"/>
                <w:spacing w:val="-3"/>
                <w:szCs w:val="20"/>
              </w:rPr>
            </w:pPr>
          </w:p>
          <w:p w:rsidR="00497B5C" w:rsidRPr="00D92AE5" w:rsidRDefault="00497B5C" w:rsidP="00D92AE5">
            <w:pPr>
              <w:jc w:val="center"/>
              <w:rPr>
                <w:rFonts w:ascii="Times New Roman" w:eastAsia="Calibri" w:hAnsi="Times New Roman" w:cs="Arial"/>
                <w:color w:val="000000" w:themeColor="text1"/>
                <w:spacing w:val="-3"/>
                <w:szCs w:val="20"/>
              </w:rPr>
            </w:pPr>
            <w:r w:rsidRPr="00CB5966">
              <w:rPr>
                <w:rFonts w:ascii="Times New Roman" w:hAnsi="Times New Roman" w:cs="Arial"/>
                <w:color w:val="000000" w:themeColor="text1"/>
                <w:spacing w:val="-3"/>
                <w:szCs w:val="20"/>
              </w:rPr>
              <w:t>1</w:t>
            </w:r>
          </w:p>
        </w:tc>
        <w:tc>
          <w:tcPr>
            <w:tcW w:w="11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97B5C" w:rsidRPr="00D92AE5" w:rsidRDefault="00497B5C" w:rsidP="00D92AE5">
            <w:pPr>
              <w:jc w:val="center"/>
              <w:rPr>
                <w:rFonts w:ascii="Times New Roman" w:eastAsia="Calibri" w:hAnsi="Times New Roman" w:cs="Arial"/>
                <w:color w:val="000000" w:themeColor="text1"/>
                <w:spacing w:val="-3"/>
                <w:szCs w:val="20"/>
              </w:rPr>
            </w:pPr>
          </w:p>
          <w:p w:rsidR="00497B5C" w:rsidRPr="00D92AE5" w:rsidRDefault="00497B5C" w:rsidP="00D92AE5">
            <w:pPr>
              <w:jc w:val="center"/>
              <w:rPr>
                <w:rFonts w:ascii="Times New Roman" w:eastAsia="Calibri" w:hAnsi="Times New Roman" w:cs="Arial"/>
                <w:color w:val="000000" w:themeColor="text1"/>
                <w:spacing w:val="-3"/>
                <w:szCs w:val="20"/>
              </w:rPr>
            </w:pPr>
            <w:r w:rsidRPr="00CB5966">
              <w:rPr>
                <w:rFonts w:ascii="Times New Roman" w:hAnsi="Times New Roman" w:cs="Arial"/>
                <w:color w:val="000000" w:themeColor="text1"/>
                <w:spacing w:val="-3"/>
                <w:szCs w:val="20"/>
              </w:rPr>
              <w:t>2</w:t>
            </w:r>
          </w:p>
        </w:tc>
        <w:tc>
          <w:tcPr>
            <w:tcW w:w="1260" w:type="dxa"/>
            <w:tcBorders>
              <w:top w:val="single" w:sz="4" w:space="0" w:color="auto"/>
              <w:left w:val="single" w:sz="4" w:space="0" w:color="auto"/>
              <w:bottom w:val="single" w:sz="4" w:space="0" w:color="auto"/>
              <w:right w:val="single" w:sz="4" w:space="0" w:color="auto"/>
            </w:tcBorders>
            <w:vAlign w:val="center"/>
          </w:tcPr>
          <w:p w:rsidR="00497B5C" w:rsidRPr="00D92AE5" w:rsidRDefault="00497B5C" w:rsidP="00D92AE5">
            <w:pPr>
              <w:jc w:val="center"/>
              <w:rPr>
                <w:rFonts w:ascii="Times New Roman" w:eastAsia="Calibri" w:hAnsi="Times New Roman" w:cs="Arial"/>
                <w:color w:val="000000" w:themeColor="text1"/>
                <w:spacing w:val="-3"/>
                <w:szCs w:val="20"/>
              </w:rPr>
            </w:pPr>
            <w:r w:rsidRPr="00CB5966">
              <w:rPr>
                <w:rFonts w:ascii="Times New Roman" w:eastAsia="Calibri" w:hAnsi="Times New Roman" w:cs="Arial"/>
                <w:color w:val="000000" w:themeColor="text1"/>
                <w:spacing w:val="-3"/>
                <w:szCs w:val="20"/>
              </w:rPr>
              <w:t>3</w:t>
            </w:r>
          </w:p>
        </w:tc>
        <w:tc>
          <w:tcPr>
            <w:tcW w:w="1530" w:type="dxa"/>
            <w:tcBorders>
              <w:top w:val="single" w:sz="4" w:space="0" w:color="auto"/>
              <w:left w:val="single" w:sz="4" w:space="0" w:color="auto"/>
              <w:bottom w:val="single" w:sz="4" w:space="0" w:color="auto"/>
              <w:right w:val="single" w:sz="4" w:space="0" w:color="auto"/>
            </w:tcBorders>
            <w:vAlign w:val="center"/>
          </w:tcPr>
          <w:p w:rsidR="00497B5C" w:rsidRPr="00D92AE5" w:rsidRDefault="00497B5C" w:rsidP="00D92AE5">
            <w:pPr>
              <w:jc w:val="center"/>
              <w:rPr>
                <w:rFonts w:ascii="Times New Roman" w:eastAsia="Calibri" w:hAnsi="Times New Roman" w:cs="Arial"/>
                <w:color w:val="000000" w:themeColor="text1"/>
                <w:spacing w:val="-3"/>
                <w:szCs w:val="20"/>
              </w:rPr>
            </w:pPr>
            <w:r w:rsidRPr="00CB5966">
              <w:rPr>
                <w:rFonts w:ascii="Times New Roman" w:eastAsia="Calibri" w:hAnsi="Times New Roman" w:cs="Arial"/>
                <w:color w:val="000000" w:themeColor="text1"/>
                <w:spacing w:val="-3"/>
                <w:szCs w:val="20"/>
              </w:rPr>
              <w:t>4</w:t>
            </w:r>
          </w:p>
        </w:tc>
        <w:tc>
          <w:tcPr>
            <w:tcW w:w="450" w:type="dxa"/>
            <w:tcBorders>
              <w:top w:val="single" w:sz="4" w:space="0" w:color="auto"/>
              <w:left w:val="single" w:sz="4" w:space="0" w:color="auto"/>
              <w:bottom w:val="single" w:sz="4" w:space="0" w:color="auto"/>
              <w:right w:val="single" w:sz="4" w:space="0" w:color="auto"/>
            </w:tcBorders>
            <w:vAlign w:val="center"/>
          </w:tcPr>
          <w:p w:rsidR="00497B5C" w:rsidRPr="00D92AE5" w:rsidRDefault="00497B5C" w:rsidP="00243E1D">
            <w:pPr>
              <w:jc w:val="center"/>
              <w:rPr>
                <w:rFonts w:ascii="Times New Roman" w:eastAsia="Calibri" w:hAnsi="Times New Roman" w:cs="Arial"/>
                <w:color w:val="000000" w:themeColor="text1"/>
                <w:spacing w:val="-3"/>
                <w:szCs w:val="20"/>
              </w:rPr>
            </w:pPr>
          </w:p>
          <w:p w:rsidR="00497B5C" w:rsidRPr="00D92AE5" w:rsidRDefault="00497B5C" w:rsidP="00243E1D">
            <w:pPr>
              <w:jc w:val="center"/>
              <w:rPr>
                <w:rFonts w:ascii="Times New Roman" w:eastAsia="Calibri" w:hAnsi="Times New Roman" w:cs="Arial"/>
                <w:color w:val="000000" w:themeColor="text1"/>
                <w:spacing w:val="-3"/>
                <w:szCs w:val="20"/>
              </w:rPr>
            </w:pPr>
            <w:r w:rsidRPr="00CB5966">
              <w:rPr>
                <w:rFonts w:ascii="Times New Roman" w:hAnsi="Times New Roman" w:cs="Arial"/>
                <w:color w:val="000000" w:themeColor="text1"/>
                <w:spacing w:val="-3"/>
                <w:szCs w:val="20"/>
              </w:rPr>
              <w:t>99</w:t>
            </w:r>
          </w:p>
        </w:tc>
        <w:tc>
          <w:tcPr>
            <w:tcW w:w="104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497B5C" w:rsidRDefault="00497B5C" w:rsidP="00497B5C">
            <w:pPr>
              <w:jc w:val="center"/>
            </w:pPr>
            <w:r w:rsidRPr="00347E6B">
              <w:rPr>
                <w:rFonts w:ascii="Times New Roman" w:hAnsi="Times New Roman" w:cs="Arial"/>
                <w:color w:val="000000" w:themeColor="text1"/>
                <w:spacing w:val="-3"/>
                <w:szCs w:val="20"/>
              </w:rPr>
              <w:t>98</w:t>
            </w:r>
          </w:p>
        </w:tc>
      </w:tr>
      <w:tr w:rsidR="00497B5C" w:rsidRPr="00D92AE5">
        <w:trPr>
          <w:trHeight w:val="601"/>
        </w:trPr>
        <w:tc>
          <w:tcPr>
            <w:tcW w:w="325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97B5C" w:rsidRPr="00D92AE5" w:rsidRDefault="00497B5C" w:rsidP="00D92AE5">
            <w:pPr>
              <w:ind w:right="360"/>
              <w:rPr>
                <w:rFonts w:ascii="Times New Roman" w:hAnsi="Times New Roman" w:cs="Arial"/>
                <w:color w:val="000000" w:themeColor="text1"/>
                <w:spacing w:val="-3"/>
                <w:szCs w:val="20"/>
              </w:rPr>
            </w:pPr>
            <w:r w:rsidRPr="00CB5966">
              <w:rPr>
                <w:rFonts w:ascii="Times New Roman" w:hAnsi="Times New Roman" w:cs="Arial"/>
                <w:color w:val="000000" w:themeColor="text1"/>
                <w:spacing w:val="-3"/>
                <w:szCs w:val="20"/>
              </w:rPr>
              <w:t xml:space="preserve">4. Friends and family outside the village </w:t>
            </w:r>
          </w:p>
        </w:tc>
        <w:tc>
          <w:tcPr>
            <w:tcW w:w="10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97B5C" w:rsidRPr="00D92AE5" w:rsidRDefault="00497B5C" w:rsidP="00D92AE5">
            <w:pPr>
              <w:jc w:val="center"/>
              <w:rPr>
                <w:rFonts w:ascii="Times New Roman" w:eastAsia="Calibri" w:hAnsi="Times New Roman" w:cs="Arial"/>
                <w:color w:val="000000" w:themeColor="text1"/>
                <w:spacing w:val="-3"/>
                <w:szCs w:val="20"/>
              </w:rPr>
            </w:pPr>
          </w:p>
          <w:p w:rsidR="00497B5C" w:rsidRPr="00D92AE5" w:rsidRDefault="00497B5C" w:rsidP="00D92AE5">
            <w:pPr>
              <w:jc w:val="center"/>
              <w:rPr>
                <w:rFonts w:ascii="Times New Roman" w:eastAsia="Calibri" w:hAnsi="Times New Roman" w:cs="Arial"/>
                <w:color w:val="000000" w:themeColor="text1"/>
                <w:spacing w:val="-3"/>
                <w:szCs w:val="20"/>
              </w:rPr>
            </w:pPr>
            <w:r w:rsidRPr="00CB5966">
              <w:rPr>
                <w:rFonts w:ascii="Times New Roman" w:hAnsi="Times New Roman" w:cs="Arial"/>
                <w:color w:val="000000" w:themeColor="text1"/>
                <w:spacing w:val="-3"/>
                <w:szCs w:val="20"/>
              </w:rPr>
              <w:t>1</w:t>
            </w:r>
          </w:p>
        </w:tc>
        <w:tc>
          <w:tcPr>
            <w:tcW w:w="11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97B5C" w:rsidRPr="00D92AE5" w:rsidRDefault="00497B5C" w:rsidP="00D92AE5">
            <w:pPr>
              <w:jc w:val="center"/>
              <w:rPr>
                <w:rFonts w:ascii="Times New Roman" w:eastAsia="Calibri" w:hAnsi="Times New Roman" w:cs="Arial"/>
                <w:color w:val="000000" w:themeColor="text1"/>
                <w:spacing w:val="-3"/>
                <w:szCs w:val="20"/>
              </w:rPr>
            </w:pPr>
          </w:p>
          <w:p w:rsidR="00497B5C" w:rsidRPr="00D92AE5" w:rsidRDefault="00497B5C" w:rsidP="00D92AE5">
            <w:pPr>
              <w:jc w:val="center"/>
              <w:rPr>
                <w:rFonts w:ascii="Times New Roman" w:eastAsia="Calibri" w:hAnsi="Times New Roman" w:cs="Arial"/>
                <w:color w:val="000000" w:themeColor="text1"/>
                <w:spacing w:val="-3"/>
                <w:szCs w:val="20"/>
              </w:rPr>
            </w:pPr>
            <w:r w:rsidRPr="00CB5966">
              <w:rPr>
                <w:rFonts w:ascii="Times New Roman" w:hAnsi="Times New Roman" w:cs="Arial"/>
                <w:color w:val="000000" w:themeColor="text1"/>
                <w:spacing w:val="-3"/>
                <w:szCs w:val="20"/>
              </w:rPr>
              <w:t>2</w:t>
            </w:r>
          </w:p>
        </w:tc>
        <w:tc>
          <w:tcPr>
            <w:tcW w:w="1260" w:type="dxa"/>
            <w:tcBorders>
              <w:top w:val="single" w:sz="4" w:space="0" w:color="auto"/>
              <w:left w:val="single" w:sz="4" w:space="0" w:color="auto"/>
              <w:bottom w:val="single" w:sz="4" w:space="0" w:color="auto"/>
              <w:right w:val="single" w:sz="4" w:space="0" w:color="auto"/>
            </w:tcBorders>
            <w:vAlign w:val="center"/>
          </w:tcPr>
          <w:p w:rsidR="00497B5C" w:rsidRPr="00D92AE5" w:rsidRDefault="00497B5C" w:rsidP="00D92AE5">
            <w:pPr>
              <w:jc w:val="center"/>
              <w:rPr>
                <w:rFonts w:ascii="Times New Roman" w:eastAsia="Calibri" w:hAnsi="Times New Roman" w:cs="Arial"/>
                <w:color w:val="000000" w:themeColor="text1"/>
                <w:spacing w:val="-3"/>
                <w:szCs w:val="20"/>
              </w:rPr>
            </w:pPr>
            <w:r w:rsidRPr="00CB5966">
              <w:rPr>
                <w:rFonts w:ascii="Times New Roman" w:eastAsia="Calibri" w:hAnsi="Times New Roman" w:cs="Arial"/>
                <w:color w:val="000000" w:themeColor="text1"/>
                <w:spacing w:val="-3"/>
                <w:szCs w:val="20"/>
              </w:rPr>
              <w:t>3</w:t>
            </w:r>
          </w:p>
        </w:tc>
        <w:tc>
          <w:tcPr>
            <w:tcW w:w="1530" w:type="dxa"/>
            <w:tcBorders>
              <w:top w:val="single" w:sz="4" w:space="0" w:color="auto"/>
              <w:left w:val="single" w:sz="4" w:space="0" w:color="auto"/>
              <w:bottom w:val="single" w:sz="4" w:space="0" w:color="auto"/>
              <w:right w:val="single" w:sz="4" w:space="0" w:color="auto"/>
            </w:tcBorders>
            <w:vAlign w:val="center"/>
          </w:tcPr>
          <w:p w:rsidR="00497B5C" w:rsidRPr="00D92AE5" w:rsidRDefault="00497B5C" w:rsidP="00D92AE5">
            <w:pPr>
              <w:jc w:val="center"/>
              <w:rPr>
                <w:rFonts w:ascii="Times New Roman" w:eastAsia="Calibri" w:hAnsi="Times New Roman" w:cs="Arial"/>
                <w:color w:val="000000" w:themeColor="text1"/>
                <w:spacing w:val="-3"/>
                <w:szCs w:val="20"/>
              </w:rPr>
            </w:pPr>
            <w:r w:rsidRPr="00CB5966">
              <w:rPr>
                <w:rFonts w:ascii="Times New Roman" w:eastAsia="Calibri" w:hAnsi="Times New Roman" w:cs="Arial"/>
                <w:color w:val="000000" w:themeColor="text1"/>
                <w:spacing w:val="-3"/>
                <w:szCs w:val="20"/>
              </w:rPr>
              <w:t>4</w:t>
            </w:r>
          </w:p>
        </w:tc>
        <w:tc>
          <w:tcPr>
            <w:tcW w:w="450" w:type="dxa"/>
            <w:tcBorders>
              <w:top w:val="single" w:sz="4" w:space="0" w:color="auto"/>
              <w:left w:val="single" w:sz="4" w:space="0" w:color="auto"/>
              <w:bottom w:val="single" w:sz="4" w:space="0" w:color="auto"/>
              <w:right w:val="single" w:sz="4" w:space="0" w:color="auto"/>
            </w:tcBorders>
            <w:vAlign w:val="center"/>
          </w:tcPr>
          <w:p w:rsidR="00497B5C" w:rsidRPr="00D92AE5" w:rsidRDefault="00497B5C" w:rsidP="00243E1D">
            <w:pPr>
              <w:jc w:val="center"/>
              <w:rPr>
                <w:rFonts w:ascii="Times New Roman" w:eastAsia="Calibri" w:hAnsi="Times New Roman" w:cs="Arial"/>
                <w:color w:val="000000" w:themeColor="text1"/>
                <w:spacing w:val="-3"/>
                <w:szCs w:val="20"/>
              </w:rPr>
            </w:pPr>
          </w:p>
          <w:p w:rsidR="00497B5C" w:rsidRPr="00D92AE5" w:rsidRDefault="00497B5C" w:rsidP="00243E1D">
            <w:pPr>
              <w:jc w:val="center"/>
              <w:rPr>
                <w:rFonts w:ascii="Times New Roman" w:eastAsia="Calibri" w:hAnsi="Times New Roman" w:cs="Arial"/>
                <w:color w:val="000000" w:themeColor="text1"/>
                <w:spacing w:val="-3"/>
                <w:szCs w:val="20"/>
              </w:rPr>
            </w:pPr>
            <w:r w:rsidRPr="00CB5966">
              <w:rPr>
                <w:rFonts w:ascii="Times New Roman" w:hAnsi="Times New Roman" w:cs="Arial"/>
                <w:color w:val="000000" w:themeColor="text1"/>
                <w:spacing w:val="-3"/>
                <w:szCs w:val="20"/>
              </w:rPr>
              <w:t>99</w:t>
            </w:r>
          </w:p>
        </w:tc>
        <w:tc>
          <w:tcPr>
            <w:tcW w:w="104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497B5C" w:rsidRDefault="00497B5C" w:rsidP="00497B5C">
            <w:pPr>
              <w:jc w:val="center"/>
            </w:pPr>
            <w:r w:rsidRPr="00347E6B">
              <w:rPr>
                <w:rFonts w:ascii="Times New Roman" w:hAnsi="Times New Roman" w:cs="Arial"/>
                <w:color w:val="000000" w:themeColor="text1"/>
                <w:spacing w:val="-3"/>
                <w:szCs w:val="20"/>
              </w:rPr>
              <w:t>98</w:t>
            </w:r>
          </w:p>
        </w:tc>
      </w:tr>
      <w:tr w:rsidR="00497B5C" w:rsidRPr="00D92AE5">
        <w:trPr>
          <w:trHeight w:val="601"/>
        </w:trPr>
        <w:tc>
          <w:tcPr>
            <w:tcW w:w="325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97B5C" w:rsidRPr="00D92AE5" w:rsidRDefault="00497B5C" w:rsidP="00D92AE5">
            <w:pPr>
              <w:ind w:right="360"/>
              <w:rPr>
                <w:rFonts w:ascii="Times New Roman" w:hAnsi="Times New Roman" w:cs="Arial"/>
                <w:color w:val="000000" w:themeColor="text1"/>
                <w:spacing w:val="-3"/>
                <w:szCs w:val="20"/>
              </w:rPr>
            </w:pPr>
            <w:r w:rsidRPr="00CB5966">
              <w:rPr>
                <w:rFonts w:ascii="Times New Roman" w:hAnsi="Times New Roman" w:cs="Arial"/>
                <w:color w:val="000000" w:themeColor="text1"/>
                <w:spacing w:val="-3"/>
                <w:szCs w:val="20"/>
              </w:rPr>
              <w:t xml:space="preserve">5. Newspaper </w:t>
            </w:r>
          </w:p>
        </w:tc>
        <w:tc>
          <w:tcPr>
            <w:tcW w:w="10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97B5C" w:rsidRPr="00D92AE5" w:rsidRDefault="00497B5C" w:rsidP="00D92AE5">
            <w:pPr>
              <w:jc w:val="center"/>
              <w:rPr>
                <w:rFonts w:ascii="Times New Roman" w:eastAsia="Calibri" w:hAnsi="Times New Roman" w:cs="Arial"/>
                <w:color w:val="000000" w:themeColor="text1"/>
                <w:spacing w:val="-3"/>
                <w:szCs w:val="20"/>
              </w:rPr>
            </w:pPr>
          </w:p>
          <w:p w:rsidR="00497B5C" w:rsidRPr="00D92AE5" w:rsidRDefault="00497B5C" w:rsidP="00D92AE5">
            <w:pPr>
              <w:jc w:val="center"/>
              <w:rPr>
                <w:rFonts w:ascii="Times New Roman" w:eastAsia="Calibri" w:hAnsi="Times New Roman" w:cs="Arial"/>
                <w:color w:val="000000" w:themeColor="text1"/>
                <w:spacing w:val="-3"/>
                <w:szCs w:val="20"/>
              </w:rPr>
            </w:pPr>
            <w:r w:rsidRPr="00CB5966">
              <w:rPr>
                <w:rFonts w:ascii="Times New Roman" w:hAnsi="Times New Roman" w:cs="Arial"/>
                <w:color w:val="000000" w:themeColor="text1"/>
                <w:spacing w:val="-3"/>
                <w:szCs w:val="20"/>
              </w:rPr>
              <w:t>1</w:t>
            </w:r>
          </w:p>
        </w:tc>
        <w:tc>
          <w:tcPr>
            <w:tcW w:w="11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97B5C" w:rsidRPr="00D92AE5" w:rsidRDefault="00497B5C" w:rsidP="00D92AE5">
            <w:pPr>
              <w:jc w:val="center"/>
              <w:rPr>
                <w:rFonts w:ascii="Times New Roman" w:eastAsia="Calibri" w:hAnsi="Times New Roman" w:cs="Arial"/>
                <w:color w:val="000000" w:themeColor="text1"/>
                <w:spacing w:val="-3"/>
                <w:szCs w:val="20"/>
              </w:rPr>
            </w:pPr>
          </w:p>
          <w:p w:rsidR="00497B5C" w:rsidRPr="00D92AE5" w:rsidRDefault="00497B5C" w:rsidP="00D92AE5">
            <w:pPr>
              <w:jc w:val="center"/>
              <w:rPr>
                <w:rFonts w:ascii="Times New Roman" w:eastAsia="Calibri" w:hAnsi="Times New Roman" w:cs="Arial"/>
                <w:color w:val="000000" w:themeColor="text1"/>
                <w:spacing w:val="-3"/>
                <w:szCs w:val="20"/>
              </w:rPr>
            </w:pPr>
            <w:r w:rsidRPr="00CB5966">
              <w:rPr>
                <w:rFonts w:ascii="Times New Roman" w:hAnsi="Times New Roman" w:cs="Arial"/>
                <w:color w:val="000000" w:themeColor="text1"/>
                <w:spacing w:val="-3"/>
                <w:szCs w:val="20"/>
              </w:rPr>
              <w:t>2</w:t>
            </w:r>
          </w:p>
        </w:tc>
        <w:tc>
          <w:tcPr>
            <w:tcW w:w="1260" w:type="dxa"/>
            <w:tcBorders>
              <w:top w:val="single" w:sz="4" w:space="0" w:color="auto"/>
              <w:left w:val="single" w:sz="4" w:space="0" w:color="auto"/>
              <w:bottom w:val="single" w:sz="4" w:space="0" w:color="auto"/>
              <w:right w:val="single" w:sz="4" w:space="0" w:color="auto"/>
            </w:tcBorders>
            <w:vAlign w:val="center"/>
          </w:tcPr>
          <w:p w:rsidR="00497B5C" w:rsidRPr="00D92AE5" w:rsidRDefault="00497B5C" w:rsidP="00D92AE5">
            <w:pPr>
              <w:jc w:val="center"/>
              <w:rPr>
                <w:rFonts w:ascii="Times New Roman" w:eastAsia="Calibri" w:hAnsi="Times New Roman" w:cs="Arial"/>
                <w:color w:val="000000" w:themeColor="text1"/>
                <w:spacing w:val="-3"/>
                <w:szCs w:val="20"/>
              </w:rPr>
            </w:pPr>
            <w:r w:rsidRPr="00CB5966">
              <w:rPr>
                <w:rFonts w:ascii="Times New Roman" w:eastAsia="Calibri" w:hAnsi="Times New Roman" w:cs="Arial"/>
                <w:color w:val="000000" w:themeColor="text1"/>
                <w:spacing w:val="-3"/>
                <w:szCs w:val="20"/>
              </w:rPr>
              <w:t>3</w:t>
            </w:r>
          </w:p>
        </w:tc>
        <w:tc>
          <w:tcPr>
            <w:tcW w:w="1530" w:type="dxa"/>
            <w:tcBorders>
              <w:top w:val="single" w:sz="4" w:space="0" w:color="auto"/>
              <w:left w:val="single" w:sz="4" w:space="0" w:color="auto"/>
              <w:bottom w:val="single" w:sz="4" w:space="0" w:color="auto"/>
              <w:right w:val="single" w:sz="4" w:space="0" w:color="auto"/>
            </w:tcBorders>
            <w:vAlign w:val="center"/>
          </w:tcPr>
          <w:p w:rsidR="00497B5C" w:rsidRPr="00D92AE5" w:rsidRDefault="00497B5C" w:rsidP="00D92AE5">
            <w:pPr>
              <w:jc w:val="center"/>
              <w:rPr>
                <w:rFonts w:ascii="Times New Roman" w:eastAsia="Calibri" w:hAnsi="Times New Roman" w:cs="Arial"/>
                <w:color w:val="000000" w:themeColor="text1"/>
                <w:spacing w:val="-3"/>
                <w:szCs w:val="20"/>
              </w:rPr>
            </w:pPr>
            <w:r w:rsidRPr="00CB5966">
              <w:rPr>
                <w:rFonts w:ascii="Times New Roman" w:eastAsia="Calibri" w:hAnsi="Times New Roman" w:cs="Arial"/>
                <w:color w:val="000000" w:themeColor="text1"/>
                <w:spacing w:val="-3"/>
                <w:szCs w:val="20"/>
              </w:rPr>
              <w:t>4</w:t>
            </w:r>
          </w:p>
        </w:tc>
        <w:tc>
          <w:tcPr>
            <w:tcW w:w="450" w:type="dxa"/>
            <w:tcBorders>
              <w:top w:val="single" w:sz="4" w:space="0" w:color="auto"/>
              <w:left w:val="single" w:sz="4" w:space="0" w:color="auto"/>
              <w:bottom w:val="single" w:sz="4" w:space="0" w:color="auto"/>
              <w:right w:val="single" w:sz="4" w:space="0" w:color="auto"/>
            </w:tcBorders>
            <w:vAlign w:val="center"/>
          </w:tcPr>
          <w:p w:rsidR="00497B5C" w:rsidRPr="00D92AE5" w:rsidRDefault="00497B5C" w:rsidP="00243E1D">
            <w:pPr>
              <w:jc w:val="center"/>
              <w:rPr>
                <w:rFonts w:ascii="Times New Roman" w:eastAsia="Calibri" w:hAnsi="Times New Roman" w:cs="Arial"/>
                <w:color w:val="000000" w:themeColor="text1"/>
                <w:spacing w:val="-3"/>
                <w:szCs w:val="20"/>
              </w:rPr>
            </w:pPr>
          </w:p>
          <w:p w:rsidR="00497B5C" w:rsidRPr="00D92AE5" w:rsidRDefault="00497B5C" w:rsidP="00243E1D">
            <w:pPr>
              <w:jc w:val="center"/>
              <w:rPr>
                <w:rFonts w:ascii="Times New Roman" w:eastAsia="Calibri" w:hAnsi="Times New Roman" w:cs="Arial"/>
                <w:color w:val="000000" w:themeColor="text1"/>
                <w:spacing w:val="-3"/>
                <w:szCs w:val="20"/>
              </w:rPr>
            </w:pPr>
            <w:r w:rsidRPr="00CB5966">
              <w:rPr>
                <w:rFonts w:ascii="Times New Roman" w:hAnsi="Times New Roman" w:cs="Arial"/>
                <w:color w:val="000000" w:themeColor="text1"/>
                <w:spacing w:val="-3"/>
                <w:szCs w:val="20"/>
              </w:rPr>
              <w:t>99</w:t>
            </w:r>
          </w:p>
        </w:tc>
        <w:tc>
          <w:tcPr>
            <w:tcW w:w="104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497B5C" w:rsidRDefault="00497B5C" w:rsidP="00497B5C">
            <w:pPr>
              <w:jc w:val="center"/>
            </w:pPr>
            <w:r w:rsidRPr="00347E6B">
              <w:rPr>
                <w:rFonts w:ascii="Times New Roman" w:hAnsi="Times New Roman" w:cs="Arial"/>
                <w:color w:val="000000" w:themeColor="text1"/>
                <w:spacing w:val="-3"/>
                <w:szCs w:val="20"/>
              </w:rPr>
              <w:t>98</w:t>
            </w:r>
          </w:p>
        </w:tc>
      </w:tr>
      <w:tr w:rsidR="00497B5C" w:rsidRPr="00D92AE5">
        <w:trPr>
          <w:trHeight w:val="601"/>
        </w:trPr>
        <w:tc>
          <w:tcPr>
            <w:tcW w:w="325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97B5C" w:rsidRPr="00D92AE5" w:rsidRDefault="00497B5C" w:rsidP="00D92AE5">
            <w:pPr>
              <w:ind w:right="360"/>
              <w:rPr>
                <w:rFonts w:ascii="Times New Roman" w:hAnsi="Times New Roman" w:cs="Arial"/>
                <w:color w:val="000000" w:themeColor="text1"/>
                <w:spacing w:val="-3"/>
                <w:szCs w:val="20"/>
              </w:rPr>
            </w:pPr>
            <w:r w:rsidRPr="00CB5966">
              <w:rPr>
                <w:rFonts w:ascii="Times New Roman" w:hAnsi="Times New Roman" w:cs="Arial"/>
                <w:color w:val="000000" w:themeColor="text1"/>
                <w:spacing w:val="-3"/>
                <w:szCs w:val="20"/>
              </w:rPr>
              <w:t>7. Mullah</w:t>
            </w:r>
          </w:p>
        </w:tc>
        <w:tc>
          <w:tcPr>
            <w:tcW w:w="10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97B5C" w:rsidRPr="00D92AE5" w:rsidRDefault="00497B5C" w:rsidP="00D92AE5">
            <w:pPr>
              <w:jc w:val="center"/>
              <w:rPr>
                <w:rFonts w:ascii="Times New Roman" w:eastAsia="Calibri" w:hAnsi="Times New Roman" w:cs="Arial"/>
                <w:color w:val="000000" w:themeColor="text1"/>
                <w:spacing w:val="-3"/>
                <w:szCs w:val="20"/>
              </w:rPr>
            </w:pPr>
          </w:p>
          <w:p w:rsidR="00497B5C" w:rsidRPr="00D92AE5" w:rsidRDefault="00497B5C" w:rsidP="00D92AE5">
            <w:pPr>
              <w:jc w:val="center"/>
              <w:rPr>
                <w:rFonts w:ascii="Times New Roman" w:eastAsia="Calibri" w:hAnsi="Times New Roman" w:cs="Arial"/>
                <w:color w:val="000000" w:themeColor="text1"/>
                <w:spacing w:val="-3"/>
                <w:szCs w:val="20"/>
              </w:rPr>
            </w:pPr>
            <w:r w:rsidRPr="00CB5966">
              <w:rPr>
                <w:rFonts w:ascii="Times New Roman" w:hAnsi="Times New Roman" w:cs="Arial"/>
                <w:color w:val="000000" w:themeColor="text1"/>
                <w:spacing w:val="-3"/>
                <w:szCs w:val="20"/>
              </w:rPr>
              <w:t>1</w:t>
            </w:r>
          </w:p>
        </w:tc>
        <w:tc>
          <w:tcPr>
            <w:tcW w:w="11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97B5C" w:rsidRPr="00D92AE5" w:rsidRDefault="00497B5C" w:rsidP="00D92AE5">
            <w:pPr>
              <w:jc w:val="center"/>
              <w:rPr>
                <w:rFonts w:ascii="Times New Roman" w:eastAsia="Calibri" w:hAnsi="Times New Roman" w:cs="Arial"/>
                <w:color w:val="000000" w:themeColor="text1"/>
                <w:spacing w:val="-3"/>
                <w:szCs w:val="20"/>
              </w:rPr>
            </w:pPr>
          </w:p>
          <w:p w:rsidR="00497B5C" w:rsidRPr="00D92AE5" w:rsidRDefault="00497B5C" w:rsidP="00D92AE5">
            <w:pPr>
              <w:jc w:val="center"/>
              <w:rPr>
                <w:rFonts w:ascii="Times New Roman" w:eastAsia="Calibri" w:hAnsi="Times New Roman" w:cs="Arial"/>
                <w:color w:val="000000" w:themeColor="text1"/>
                <w:spacing w:val="-3"/>
                <w:szCs w:val="20"/>
              </w:rPr>
            </w:pPr>
            <w:r w:rsidRPr="00CB5966">
              <w:rPr>
                <w:rFonts w:ascii="Times New Roman" w:hAnsi="Times New Roman" w:cs="Arial"/>
                <w:color w:val="000000" w:themeColor="text1"/>
                <w:spacing w:val="-3"/>
                <w:szCs w:val="20"/>
              </w:rPr>
              <w:t>2</w:t>
            </w:r>
          </w:p>
        </w:tc>
        <w:tc>
          <w:tcPr>
            <w:tcW w:w="1260" w:type="dxa"/>
            <w:tcBorders>
              <w:top w:val="single" w:sz="4" w:space="0" w:color="auto"/>
              <w:left w:val="single" w:sz="4" w:space="0" w:color="auto"/>
              <w:bottom w:val="single" w:sz="4" w:space="0" w:color="auto"/>
              <w:right w:val="single" w:sz="4" w:space="0" w:color="auto"/>
            </w:tcBorders>
            <w:vAlign w:val="center"/>
          </w:tcPr>
          <w:p w:rsidR="00497B5C" w:rsidRPr="00D92AE5" w:rsidRDefault="00497B5C" w:rsidP="00D92AE5">
            <w:pPr>
              <w:jc w:val="center"/>
              <w:rPr>
                <w:rFonts w:ascii="Times New Roman" w:eastAsia="Calibri" w:hAnsi="Times New Roman" w:cs="Arial"/>
                <w:color w:val="000000" w:themeColor="text1"/>
                <w:spacing w:val="-3"/>
                <w:szCs w:val="20"/>
              </w:rPr>
            </w:pPr>
            <w:r w:rsidRPr="00CB5966">
              <w:rPr>
                <w:rFonts w:ascii="Times New Roman" w:eastAsia="Calibri" w:hAnsi="Times New Roman" w:cs="Arial"/>
                <w:color w:val="000000" w:themeColor="text1"/>
                <w:spacing w:val="-3"/>
                <w:szCs w:val="20"/>
              </w:rPr>
              <w:t>3</w:t>
            </w:r>
          </w:p>
        </w:tc>
        <w:tc>
          <w:tcPr>
            <w:tcW w:w="1530" w:type="dxa"/>
            <w:tcBorders>
              <w:top w:val="single" w:sz="4" w:space="0" w:color="auto"/>
              <w:left w:val="single" w:sz="4" w:space="0" w:color="auto"/>
              <w:bottom w:val="single" w:sz="4" w:space="0" w:color="auto"/>
              <w:right w:val="single" w:sz="4" w:space="0" w:color="auto"/>
            </w:tcBorders>
            <w:vAlign w:val="center"/>
          </w:tcPr>
          <w:p w:rsidR="00497B5C" w:rsidRPr="00D92AE5" w:rsidRDefault="00497B5C" w:rsidP="00D92AE5">
            <w:pPr>
              <w:jc w:val="center"/>
              <w:rPr>
                <w:rFonts w:ascii="Times New Roman" w:eastAsia="Calibri" w:hAnsi="Times New Roman" w:cs="Arial"/>
                <w:color w:val="000000" w:themeColor="text1"/>
                <w:spacing w:val="-3"/>
                <w:szCs w:val="20"/>
              </w:rPr>
            </w:pPr>
            <w:r w:rsidRPr="00CB5966">
              <w:rPr>
                <w:rFonts w:ascii="Times New Roman" w:eastAsia="Calibri" w:hAnsi="Times New Roman" w:cs="Arial"/>
                <w:color w:val="000000" w:themeColor="text1"/>
                <w:spacing w:val="-3"/>
                <w:szCs w:val="20"/>
              </w:rPr>
              <w:t>4</w:t>
            </w:r>
          </w:p>
        </w:tc>
        <w:tc>
          <w:tcPr>
            <w:tcW w:w="450" w:type="dxa"/>
            <w:tcBorders>
              <w:top w:val="single" w:sz="4" w:space="0" w:color="auto"/>
              <w:left w:val="single" w:sz="4" w:space="0" w:color="auto"/>
              <w:bottom w:val="single" w:sz="4" w:space="0" w:color="auto"/>
              <w:right w:val="single" w:sz="4" w:space="0" w:color="auto"/>
            </w:tcBorders>
            <w:vAlign w:val="center"/>
          </w:tcPr>
          <w:p w:rsidR="00497B5C" w:rsidRPr="00D92AE5" w:rsidRDefault="00497B5C" w:rsidP="00243E1D">
            <w:pPr>
              <w:jc w:val="center"/>
              <w:rPr>
                <w:rFonts w:ascii="Times New Roman" w:eastAsia="Calibri" w:hAnsi="Times New Roman" w:cs="Arial"/>
                <w:color w:val="000000" w:themeColor="text1"/>
                <w:spacing w:val="-3"/>
                <w:szCs w:val="20"/>
              </w:rPr>
            </w:pPr>
          </w:p>
          <w:p w:rsidR="00497B5C" w:rsidRPr="00D92AE5" w:rsidRDefault="00497B5C" w:rsidP="00243E1D">
            <w:pPr>
              <w:jc w:val="center"/>
              <w:rPr>
                <w:rFonts w:ascii="Times New Roman" w:eastAsia="Calibri" w:hAnsi="Times New Roman" w:cs="Arial"/>
                <w:color w:val="000000" w:themeColor="text1"/>
                <w:spacing w:val="-3"/>
                <w:szCs w:val="20"/>
              </w:rPr>
            </w:pPr>
            <w:r w:rsidRPr="00CB5966">
              <w:rPr>
                <w:rFonts w:ascii="Times New Roman" w:hAnsi="Times New Roman" w:cs="Arial"/>
                <w:color w:val="000000" w:themeColor="text1"/>
                <w:spacing w:val="-3"/>
                <w:szCs w:val="20"/>
              </w:rPr>
              <w:t>99</w:t>
            </w:r>
          </w:p>
        </w:tc>
        <w:tc>
          <w:tcPr>
            <w:tcW w:w="104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497B5C" w:rsidRDefault="00497B5C" w:rsidP="00497B5C">
            <w:pPr>
              <w:jc w:val="center"/>
            </w:pPr>
            <w:r w:rsidRPr="00347E6B">
              <w:rPr>
                <w:rFonts w:ascii="Times New Roman" w:hAnsi="Times New Roman" w:cs="Arial"/>
                <w:color w:val="000000" w:themeColor="text1"/>
                <w:spacing w:val="-3"/>
                <w:szCs w:val="20"/>
              </w:rPr>
              <w:t>98</w:t>
            </w:r>
          </w:p>
        </w:tc>
      </w:tr>
      <w:tr w:rsidR="00497B5C" w:rsidRPr="00D92AE5">
        <w:trPr>
          <w:trHeight w:val="601"/>
        </w:trPr>
        <w:tc>
          <w:tcPr>
            <w:tcW w:w="325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97B5C" w:rsidRPr="00D92AE5" w:rsidRDefault="00497B5C" w:rsidP="00D92AE5">
            <w:pPr>
              <w:ind w:right="360"/>
              <w:rPr>
                <w:rFonts w:ascii="Times New Roman" w:hAnsi="Times New Roman" w:cs="Arial"/>
                <w:color w:val="000000" w:themeColor="text1"/>
                <w:spacing w:val="-3"/>
                <w:szCs w:val="20"/>
              </w:rPr>
            </w:pPr>
            <w:r w:rsidRPr="00CB5966">
              <w:rPr>
                <w:rFonts w:ascii="Times New Roman" w:hAnsi="Times New Roman" w:cs="Arial"/>
                <w:color w:val="000000" w:themeColor="text1"/>
                <w:spacing w:val="-3"/>
                <w:szCs w:val="20"/>
              </w:rPr>
              <w:t>9. SMS message/ cell phone</w:t>
            </w:r>
          </w:p>
        </w:tc>
        <w:tc>
          <w:tcPr>
            <w:tcW w:w="10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97B5C" w:rsidRPr="00D92AE5" w:rsidRDefault="00497B5C" w:rsidP="00D92AE5">
            <w:pPr>
              <w:jc w:val="center"/>
              <w:rPr>
                <w:rFonts w:ascii="Times New Roman" w:eastAsia="Calibri" w:hAnsi="Times New Roman" w:cs="Arial"/>
                <w:color w:val="000000" w:themeColor="text1"/>
                <w:spacing w:val="-3"/>
                <w:szCs w:val="20"/>
              </w:rPr>
            </w:pPr>
          </w:p>
          <w:p w:rsidR="00497B5C" w:rsidRPr="00D92AE5" w:rsidRDefault="00497B5C" w:rsidP="00D92AE5">
            <w:pPr>
              <w:jc w:val="center"/>
              <w:rPr>
                <w:rFonts w:ascii="Times New Roman" w:eastAsia="Calibri" w:hAnsi="Times New Roman" w:cs="Arial"/>
                <w:color w:val="000000" w:themeColor="text1"/>
                <w:spacing w:val="-3"/>
                <w:szCs w:val="20"/>
              </w:rPr>
            </w:pPr>
            <w:r w:rsidRPr="00CB5966">
              <w:rPr>
                <w:rFonts w:ascii="Times New Roman" w:hAnsi="Times New Roman" w:cs="Arial"/>
                <w:color w:val="000000" w:themeColor="text1"/>
                <w:spacing w:val="-3"/>
                <w:szCs w:val="20"/>
              </w:rPr>
              <w:t>1</w:t>
            </w:r>
          </w:p>
        </w:tc>
        <w:tc>
          <w:tcPr>
            <w:tcW w:w="11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97B5C" w:rsidRPr="00D92AE5" w:rsidRDefault="00497B5C" w:rsidP="00D92AE5">
            <w:pPr>
              <w:jc w:val="center"/>
              <w:rPr>
                <w:rFonts w:ascii="Times New Roman" w:eastAsia="Calibri" w:hAnsi="Times New Roman" w:cs="Arial"/>
                <w:color w:val="000000" w:themeColor="text1"/>
                <w:spacing w:val="-3"/>
                <w:szCs w:val="20"/>
              </w:rPr>
            </w:pPr>
          </w:p>
          <w:p w:rsidR="00497B5C" w:rsidRPr="00D92AE5" w:rsidRDefault="00497B5C" w:rsidP="00D92AE5">
            <w:pPr>
              <w:jc w:val="center"/>
              <w:rPr>
                <w:rFonts w:ascii="Times New Roman" w:eastAsia="Calibri" w:hAnsi="Times New Roman" w:cs="Arial"/>
                <w:color w:val="000000" w:themeColor="text1"/>
                <w:spacing w:val="-3"/>
                <w:szCs w:val="20"/>
              </w:rPr>
            </w:pPr>
            <w:r w:rsidRPr="00CB5966">
              <w:rPr>
                <w:rFonts w:ascii="Times New Roman" w:hAnsi="Times New Roman" w:cs="Arial"/>
                <w:color w:val="000000" w:themeColor="text1"/>
                <w:spacing w:val="-3"/>
                <w:szCs w:val="20"/>
              </w:rPr>
              <w:t>2</w:t>
            </w:r>
          </w:p>
        </w:tc>
        <w:tc>
          <w:tcPr>
            <w:tcW w:w="1260" w:type="dxa"/>
            <w:tcBorders>
              <w:top w:val="single" w:sz="4" w:space="0" w:color="auto"/>
              <w:left w:val="single" w:sz="4" w:space="0" w:color="auto"/>
              <w:bottom w:val="single" w:sz="4" w:space="0" w:color="auto"/>
              <w:right w:val="single" w:sz="4" w:space="0" w:color="auto"/>
            </w:tcBorders>
            <w:vAlign w:val="center"/>
          </w:tcPr>
          <w:p w:rsidR="00497B5C" w:rsidRPr="00D92AE5" w:rsidRDefault="00497B5C" w:rsidP="00D92AE5">
            <w:pPr>
              <w:jc w:val="center"/>
              <w:rPr>
                <w:rFonts w:ascii="Times New Roman" w:eastAsia="Calibri" w:hAnsi="Times New Roman" w:cs="Arial"/>
                <w:color w:val="000000" w:themeColor="text1"/>
                <w:spacing w:val="-3"/>
                <w:szCs w:val="20"/>
              </w:rPr>
            </w:pPr>
            <w:r w:rsidRPr="00CB5966">
              <w:rPr>
                <w:rFonts w:ascii="Times New Roman" w:eastAsia="Calibri" w:hAnsi="Times New Roman" w:cs="Arial"/>
                <w:color w:val="000000" w:themeColor="text1"/>
                <w:spacing w:val="-3"/>
                <w:szCs w:val="20"/>
              </w:rPr>
              <w:t>3</w:t>
            </w:r>
          </w:p>
        </w:tc>
        <w:tc>
          <w:tcPr>
            <w:tcW w:w="1530" w:type="dxa"/>
            <w:tcBorders>
              <w:top w:val="single" w:sz="4" w:space="0" w:color="auto"/>
              <w:left w:val="single" w:sz="4" w:space="0" w:color="auto"/>
              <w:bottom w:val="single" w:sz="4" w:space="0" w:color="auto"/>
              <w:right w:val="single" w:sz="4" w:space="0" w:color="auto"/>
            </w:tcBorders>
            <w:vAlign w:val="center"/>
          </w:tcPr>
          <w:p w:rsidR="00497B5C" w:rsidRPr="00D92AE5" w:rsidRDefault="00497B5C" w:rsidP="00D92AE5">
            <w:pPr>
              <w:jc w:val="center"/>
              <w:rPr>
                <w:rFonts w:ascii="Times New Roman" w:eastAsia="Calibri" w:hAnsi="Times New Roman" w:cs="Arial"/>
                <w:color w:val="000000" w:themeColor="text1"/>
                <w:spacing w:val="-3"/>
                <w:szCs w:val="20"/>
              </w:rPr>
            </w:pPr>
            <w:r w:rsidRPr="00CB5966">
              <w:rPr>
                <w:rFonts w:ascii="Times New Roman" w:eastAsia="Calibri" w:hAnsi="Times New Roman" w:cs="Arial"/>
                <w:color w:val="000000" w:themeColor="text1"/>
                <w:spacing w:val="-3"/>
                <w:szCs w:val="20"/>
              </w:rPr>
              <w:t>4</w:t>
            </w:r>
          </w:p>
        </w:tc>
        <w:tc>
          <w:tcPr>
            <w:tcW w:w="450" w:type="dxa"/>
            <w:tcBorders>
              <w:top w:val="single" w:sz="4" w:space="0" w:color="auto"/>
              <w:left w:val="single" w:sz="4" w:space="0" w:color="auto"/>
              <w:bottom w:val="single" w:sz="4" w:space="0" w:color="auto"/>
              <w:right w:val="single" w:sz="4" w:space="0" w:color="auto"/>
            </w:tcBorders>
            <w:vAlign w:val="center"/>
          </w:tcPr>
          <w:p w:rsidR="00497B5C" w:rsidRPr="00D92AE5" w:rsidRDefault="00497B5C" w:rsidP="00243E1D">
            <w:pPr>
              <w:jc w:val="center"/>
              <w:rPr>
                <w:rFonts w:ascii="Times New Roman" w:eastAsia="Calibri" w:hAnsi="Times New Roman" w:cs="Arial"/>
                <w:color w:val="000000" w:themeColor="text1"/>
                <w:spacing w:val="-3"/>
                <w:szCs w:val="20"/>
              </w:rPr>
            </w:pPr>
          </w:p>
          <w:p w:rsidR="00497B5C" w:rsidRPr="00D92AE5" w:rsidRDefault="00497B5C" w:rsidP="00243E1D">
            <w:pPr>
              <w:jc w:val="center"/>
              <w:rPr>
                <w:rFonts w:ascii="Times New Roman" w:eastAsia="Calibri" w:hAnsi="Times New Roman" w:cs="Arial"/>
                <w:color w:val="000000" w:themeColor="text1"/>
                <w:spacing w:val="-3"/>
                <w:szCs w:val="20"/>
              </w:rPr>
            </w:pPr>
            <w:r w:rsidRPr="00CB5966">
              <w:rPr>
                <w:rFonts w:ascii="Times New Roman" w:hAnsi="Times New Roman" w:cs="Arial"/>
                <w:color w:val="000000" w:themeColor="text1"/>
                <w:spacing w:val="-3"/>
                <w:szCs w:val="20"/>
              </w:rPr>
              <w:t>99</w:t>
            </w:r>
          </w:p>
        </w:tc>
        <w:tc>
          <w:tcPr>
            <w:tcW w:w="104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497B5C" w:rsidRDefault="00497B5C" w:rsidP="00497B5C">
            <w:pPr>
              <w:jc w:val="center"/>
            </w:pPr>
            <w:r w:rsidRPr="00347E6B">
              <w:rPr>
                <w:rFonts w:ascii="Times New Roman" w:hAnsi="Times New Roman" w:cs="Arial"/>
                <w:color w:val="000000" w:themeColor="text1"/>
                <w:spacing w:val="-3"/>
                <w:szCs w:val="20"/>
              </w:rPr>
              <w:t>98</w:t>
            </w:r>
          </w:p>
        </w:tc>
      </w:tr>
      <w:tr w:rsidR="00497B5C" w:rsidRPr="00D92AE5">
        <w:trPr>
          <w:trHeight w:val="601"/>
        </w:trPr>
        <w:tc>
          <w:tcPr>
            <w:tcW w:w="325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97B5C" w:rsidRPr="00D92AE5" w:rsidRDefault="00497B5C" w:rsidP="00D92AE5">
            <w:pPr>
              <w:ind w:right="360"/>
              <w:rPr>
                <w:rFonts w:ascii="Times New Roman" w:hAnsi="Times New Roman" w:cs="Arial"/>
                <w:color w:val="000000" w:themeColor="text1"/>
                <w:spacing w:val="-3"/>
                <w:szCs w:val="20"/>
              </w:rPr>
            </w:pPr>
            <w:r w:rsidRPr="00CB5966">
              <w:rPr>
                <w:rFonts w:ascii="Times New Roman" w:hAnsi="Times New Roman" w:cs="Arial"/>
                <w:color w:val="000000" w:themeColor="text1"/>
                <w:spacing w:val="-3"/>
                <w:szCs w:val="20"/>
              </w:rPr>
              <w:t xml:space="preserve">10. Foreign forces </w:t>
            </w:r>
          </w:p>
        </w:tc>
        <w:tc>
          <w:tcPr>
            <w:tcW w:w="10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97B5C" w:rsidRPr="00D92AE5" w:rsidRDefault="00497B5C" w:rsidP="00D92AE5">
            <w:pPr>
              <w:jc w:val="center"/>
              <w:rPr>
                <w:rFonts w:ascii="Times New Roman" w:eastAsia="Calibri" w:hAnsi="Times New Roman" w:cs="Arial"/>
                <w:color w:val="000000" w:themeColor="text1"/>
                <w:spacing w:val="-3"/>
                <w:szCs w:val="20"/>
              </w:rPr>
            </w:pPr>
          </w:p>
          <w:p w:rsidR="00497B5C" w:rsidRPr="00D92AE5" w:rsidRDefault="00497B5C" w:rsidP="00D92AE5">
            <w:pPr>
              <w:jc w:val="center"/>
              <w:rPr>
                <w:rFonts w:ascii="Times New Roman" w:eastAsia="Calibri" w:hAnsi="Times New Roman" w:cs="Arial"/>
                <w:color w:val="000000" w:themeColor="text1"/>
                <w:spacing w:val="-3"/>
                <w:szCs w:val="20"/>
              </w:rPr>
            </w:pPr>
            <w:r w:rsidRPr="00CB5966">
              <w:rPr>
                <w:rFonts w:ascii="Times New Roman" w:hAnsi="Times New Roman" w:cs="Arial"/>
                <w:color w:val="000000" w:themeColor="text1"/>
                <w:spacing w:val="-3"/>
                <w:szCs w:val="20"/>
              </w:rPr>
              <w:t>1</w:t>
            </w:r>
          </w:p>
        </w:tc>
        <w:tc>
          <w:tcPr>
            <w:tcW w:w="11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97B5C" w:rsidRPr="00D92AE5" w:rsidRDefault="00497B5C" w:rsidP="00D92AE5">
            <w:pPr>
              <w:jc w:val="center"/>
              <w:rPr>
                <w:rFonts w:ascii="Times New Roman" w:eastAsia="Calibri" w:hAnsi="Times New Roman" w:cs="Arial"/>
                <w:color w:val="000000" w:themeColor="text1"/>
                <w:spacing w:val="-3"/>
                <w:szCs w:val="20"/>
              </w:rPr>
            </w:pPr>
          </w:p>
          <w:p w:rsidR="00497B5C" w:rsidRPr="00D92AE5" w:rsidRDefault="00497B5C" w:rsidP="00D92AE5">
            <w:pPr>
              <w:jc w:val="center"/>
              <w:rPr>
                <w:rFonts w:ascii="Times New Roman" w:eastAsia="Calibri" w:hAnsi="Times New Roman" w:cs="Arial"/>
                <w:color w:val="000000" w:themeColor="text1"/>
                <w:spacing w:val="-3"/>
                <w:szCs w:val="20"/>
              </w:rPr>
            </w:pPr>
            <w:r w:rsidRPr="00CB5966">
              <w:rPr>
                <w:rFonts w:ascii="Times New Roman" w:hAnsi="Times New Roman" w:cs="Arial"/>
                <w:color w:val="000000" w:themeColor="text1"/>
                <w:spacing w:val="-3"/>
                <w:szCs w:val="20"/>
              </w:rPr>
              <w:t>2</w:t>
            </w:r>
          </w:p>
        </w:tc>
        <w:tc>
          <w:tcPr>
            <w:tcW w:w="1260" w:type="dxa"/>
            <w:tcBorders>
              <w:top w:val="single" w:sz="4" w:space="0" w:color="auto"/>
              <w:left w:val="single" w:sz="4" w:space="0" w:color="auto"/>
              <w:bottom w:val="single" w:sz="4" w:space="0" w:color="auto"/>
              <w:right w:val="single" w:sz="4" w:space="0" w:color="auto"/>
            </w:tcBorders>
            <w:vAlign w:val="center"/>
          </w:tcPr>
          <w:p w:rsidR="00497B5C" w:rsidRPr="00D92AE5" w:rsidRDefault="00497B5C" w:rsidP="00D92AE5">
            <w:pPr>
              <w:jc w:val="center"/>
              <w:rPr>
                <w:rFonts w:ascii="Times New Roman" w:eastAsia="Calibri" w:hAnsi="Times New Roman" w:cs="Arial"/>
                <w:color w:val="000000" w:themeColor="text1"/>
                <w:spacing w:val="-3"/>
                <w:szCs w:val="20"/>
              </w:rPr>
            </w:pPr>
            <w:r w:rsidRPr="00CB5966">
              <w:rPr>
                <w:rFonts w:ascii="Times New Roman" w:eastAsia="Calibri" w:hAnsi="Times New Roman" w:cs="Arial"/>
                <w:color w:val="000000" w:themeColor="text1"/>
                <w:spacing w:val="-3"/>
                <w:szCs w:val="20"/>
              </w:rPr>
              <w:t>3</w:t>
            </w:r>
          </w:p>
        </w:tc>
        <w:tc>
          <w:tcPr>
            <w:tcW w:w="1530" w:type="dxa"/>
            <w:tcBorders>
              <w:top w:val="single" w:sz="4" w:space="0" w:color="auto"/>
              <w:left w:val="single" w:sz="4" w:space="0" w:color="auto"/>
              <w:bottom w:val="single" w:sz="4" w:space="0" w:color="auto"/>
              <w:right w:val="single" w:sz="4" w:space="0" w:color="auto"/>
            </w:tcBorders>
            <w:vAlign w:val="center"/>
          </w:tcPr>
          <w:p w:rsidR="00497B5C" w:rsidRPr="00D92AE5" w:rsidRDefault="00497B5C" w:rsidP="00D92AE5">
            <w:pPr>
              <w:jc w:val="center"/>
              <w:rPr>
                <w:rFonts w:ascii="Times New Roman" w:eastAsia="Calibri" w:hAnsi="Times New Roman" w:cs="Arial"/>
                <w:color w:val="000000" w:themeColor="text1"/>
                <w:spacing w:val="-3"/>
                <w:szCs w:val="20"/>
              </w:rPr>
            </w:pPr>
            <w:r w:rsidRPr="00CB5966">
              <w:rPr>
                <w:rFonts w:ascii="Times New Roman" w:eastAsia="Calibri" w:hAnsi="Times New Roman" w:cs="Arial"/>
                <w:color w:val="000000" w:themeColor="text1"/>
                <w:spacing w:val="-3"/>
                <w:szCs w:val="20"/>
              </w:rPr>
              <w:t>4</w:t>
            </w:r>
          </w:p>
        </w:tc>
        <w:tc>
          <w:tcPr>
            <w:tcW w:w="450" w:type="dxa"/>
            <w:tcBorders>
              <w:top w:val="single" w:sz="4" w:space="0" w:color="auto"/>
              <w:left w:val="single" w:sz="4" w:space="0" w:color="auto"/>
              <w:bottom w:val="single" w:sz="4" w:space="0" w:color="auto"/>
              <w:right w:val="single" w:sz="4" w:space="0" w:color="auto"/>
            </w:tcBorders>
            <w:vAlign w:val="center"/>
          </w:tcPr>
          <w:p w:rsidR="00497B5C" w:rsidRPr="00D92AE5" w:rsidRDefault="00497B5C" w:rsidP="00243E1D">
            <w:pPr>
              <w:jc w:val="center"/>
              <w:rPr>
                <w:rFonts w:ascii="Times New Roman" w:eastAsia="Calibri" w:hAnsi="Times New Roman" w:cs="Arial"/>
                <w:color w:val="000000" w:themeColor="text1"/>
                <w:spacing w:val="-3"/>
                <w:szCs w:val="20"/>
              </w:rPr>
            </w:pPr>
          </w:p>
          <w:p w:rsidR="00497B5C" w:rsidRPr="00D92AE5" w:rsidRDefault="00497B5C" w:rsidP="00243E1D">
            <w:pPr>
              <w:jc w:val="center"/>
              <w:rPr>
                <w:rFonts w:ascii="Times New Roman" w:eastAsia="Calibri" w:hAnsi="Times New Roman" w:cs="Arial"/>
                <w:color w:val="000000" w:themeColor="text1"/>
                <w:spacing w:val="-3"/>
                <w:szCs w:val="20"/>
              </w:rPr>
            </w:pPr>
            <w:r w:rsidRPr="00CB5966">
              <w:rPr>
                <w:rFonts w:ascii="Times New Roman" w:hAnsi="Times New Roman" w:cs="Arial"/>
                <w:color w:val="000000" w:themeColor="text1"/>
                <w:spacing w:val="-3"/>
                <w:szCs w:val="20"/>
              </w:rPr>
              <w:t>99</w:t>
            </w:r>
          </w:p>
        </w:tc>
        <w:tc>
          <w:tcPr>
            <w:tcW w:w="104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497B5C" w:rsidRDefault="00497B5C" w:rsidP="00497B5C">
            <w:pPr>
              <w:jc w:val="center"/>
            </w:pPr>
            <w:r w:rsidRPr="00347E6B">
              <w:rPr>
                <w:rFonts w:ascii="Times New Roman" w:hAnsi="Times New Roman" w:cs="Arial"/>
                <w:color w:val="000000" w:themeColor="text1"/>
                <w:spacing w:val="-3"/>
                <w:szCs w:val="20"/>
              </w:rPr>
              <w:t>98</w:t>
            </w:r>
          </w:p>
        </w:tc>
      </w:tr>
      <w:tr w:rsidR="00497B5C" w:rsidRPr="00D92AE5">
        <w:trPr>
          <w:trHeight w:val="601"/>
        </w:trPr>
        <w:tc>
          <w:tcPr>
            <w:tcW w:w="325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97B5C" w:rsidRPr="00D92AE5" w:rsidRDefault="00497B5C" w:rsidP="00D92AE5">
            <w:pPr>
              <w:ind w:right="360"/>
              <w:rPr>
                <w:rFonts w:ascii="Times New Roman" w:hAnsi="Times New Roman" w:cs="Arial"/>
                <w:color w:val="000000" w:themeColor="text1"/>
                <w:spacing w:val="-3"/>
                <w:szCs w:val="20"/>
              </w:rPr>
            </w:pPr>
            <w:r w:rsidRPr="00CB5966">
              <w:rPr>
                <w:rFonts w:ascii="Times New Roman" w:hAnsi="Times New Roman" w:cs="Arial"/>
                <w:color w:val="000000" w:themeColor="text1"/>
                <w:spacing w:val="-3"/>
                <w:szCs w:val="20"/>
              </w:rPr>
              <w:t xml:space="preserve">11. Foreign NGOs </w:t>
            </w:r>
          </w:p>
        </w:tc>
        <w:tc>
          <w:tcPr>
            <w:tcW w:w="10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97B5C" w:rsidRPr="00D92AE5" w:rsidRDefault="00497B5C" w:rsidP="00D92AE5">
            <w:pPr>
              <w:jc w:val="center"/>
              <w:rPr>
                <w:rFonts w:ascii="Times New Roman" w:eastAsia="Calibri" w:hAnsi="Times New Roman" w:cs="Arial"/>
                <w:color w:val="000000" w:themeColor="text1"/>
                <w:spacing w:val="-3"/>
                <w:szCs w:val="20"/>
              </w:rPr>
            </w:pPr>
          </w:p>
          <w:p w:rsidR="00497B5C" w:rsidRPr="00D92AE5" w:rsidRDefault="00497B5C" w:rsidP="00D92AE5">
            <w:pPr>
              <w:jc w:val="center"/>
              <w:rPr>
                <w:rFonts w:ascii="Times New Roman" w:eastAsia="Calibri" w:hAnsi="Times New Roman" w:cs="Arial"/>
                <w:color w:val="000000" w:themeColor="text1"/>
                <w:spacing w:val="-3"/>
                <w:szCs w:val="20"/>
              </w:rPr>
            </w:pPr>
            <w:r w:rsidRPr="00CB5966">
              <w:rPr>
                <w:rFonts w:ascii="Times New Roman" w:hAnsi="Times New Roman" w:cs="Arial"/>
                <w:color w:val="000000" w:themeColor="text1"/>
                <w:spacing w:val="-3"/>
                <w:szCs w:val="20"/>
              </w:rPr>
              <w:t>1</w:t>
            </w:r>
          </w:p>
        </w:tc>
        <w:tc>
          <w:tcPr>
            <w:tcW w:w="11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97B5C" w:rsidRPr="00D92AE5" w:rsidRDefault="00497B5C" w:rsidP="00D92AE5">
            <w:pPr>
              <w:jc w:val="center"/>
              <w:rPr>
                <w:rFonts w:ascii="Times New Roman" w:eastAsia="Calibri" w:hAnsi="Times New Roman" w:cs="Arial"/>
                <w:color w:val="000000" w:themeColor="text1"/>
                <w:spacing w:val="-3"/>
                <w:szCs w:val="20"/>
              </w:rPr>
            </w:pPr>
          </w:p>
          <w:p w:rsidR="00497B5C" w:rsidRPr="00D92AE5" w:rsidRDefault="00497B5C" w:rsidP="00D92AE5">
            <w:pPr>
              <w:jc w:val="center"/>
              <w:rPr>
                <w:rFonts w:ascii="Times New Roman" w:eastAsia="Calibri" w:hAnsi="Times New Roman" w:cs="Arial"/>
                <w:color w:val="000000" w:themeColor="text1"/>
                <w:spacing w:val="-3"/>
                <w:szCs w:val="20"/>
              </w:rPr>
            </w:pPr>
            <w:r w:rsidRPr="00CB5966">
              <w:rPr>
                <w:rFonts w:ascii="Times New Roman" w:hAnsi="Times New Roman" w:cs="Arial"/>
                <w:color w:val="000000" w:themeColor="text1"/>
                <w:spacing w:val="-3"/>
                <w:szCs w:val="20"/>
              </w:rPr>
              <w:t>2</w:t>
            </w:r>
          </w:p>
        </w:tc>
        <w:tc>
          <w:tcPr>
            <w:tcW w:w="1260" w:type="dxa"/>
            <w:tcBorders>
              <w:top w:val="single" w:sz="4" w:space="0" w:color="auto"/>
              <w:left w:val="single" w:sz="4" w:space="0" w:color="auto"/>
              <w:bottom w:val="single" w:sz="4" w:space="0" w:color="auto"/>
              <w:right w:val="single" w:sz="4" w:space="0" w:color="auto"/>
            </w:tcBorders>
            <w:vAlign w:val="center"/>
          </w:tcPr>
          <w:p w:rsidR="00497B5C" w:rsidRPr="00D92AE5" w:rsidRDefault="00497B5C" w:rsidP="00D92AE5">
            <w:pPr>
              <w:jc w:val="center"/>
              <w:rPr>
                <w:rFonts w:ascii="Times New Roman" w:eastAsia="Calibri" w:hAnsi="Times New Roman" w:cs="Arial"/>
                <w:color w:val="000000" w:themeColor="text1"/>
                <w:spacing w:val="-3"/>
                <w:szCs w:val="20"/>
              </w:rPr>
            </w:pPr>
            <w:r w:rsidRPr="00CB5966">
              <w:rPr>
                <w:rFonts w:ascii="Times New Roman" w:eastAsia="Calibri" w:hAnsi="Times New Roman" w:cs="Arial"/>
                <w:color w:val="000000" w:themeColor="text1"/>
                <w:spacing w:val="-3"/>
                <w:szCs w:val="20"/>
              </w:rPr>
              <w:t>3</w:t>
            </w:r>
          </w:p>
        </w:tc>
        <w:tc>
          <w:tcPr>
            <w:tcW w:w="1530" w:type="dxa"/>
            <w:tcBorders>
              <w:top w:val="single" w:sz="4" w:space="0" w:color="auto"/>
              <w:left w:val="single" w:sz="4" w:space="0" w:color="auto"/>
              <w:bottom w:val="single" w:sz="4" w:space="0" w:color="auto"/>
              <w:right w:val="single" w:sz="4" w:space="0" w:color="auto"/>
            </w:tcBorders>
            <w:vAlign w:val="center"/>
          </w:tcPr>
          <w:p w:rsidR="00497B5C" w:rsidRPr="00D92AE5" w:rsidRDefault="00497B5C" w:rsidP="00D92AE5">
            <w:pPr>
              <w:jc w:val="center"/>
              <w:rPr>
                <w:rFonts w:ascii="Times New Roman" w:eastAsia="Calibri" w:hAnsi="Times New Roman" w:cs="Arial"/>
                <w:color w:val="000000" w:themeColor="text1"/>
                <w:spacing w:val="-3"/>
                <w:szCs w:val="20"/>
              </w:rPr>
            </w:pPr>
            <w:r w:rsidRPr="00CB5966">
              <w:rPr>
                <w:rFonts w:ascii="Times New Roman" w:eastAsia="Calibri" w:hAnsi="Times New Roman" w:cs="Arial"/>
                <w:color w:val="000000" w:themeColor="text1"/>
                <w:spacing w:val="-3"/>
                <w:szCs w:val="20"/>
              </w:rPr>
              <w:t>4</w:t>
            </w:r>
          </w:p>
        </w:tc>
        <w:tc>
          <w:tcPr>
            <w:tcW w:w="450" w:type="dxa"/>
            <w:tcBorders>
              <w:top w:val="single" w:sz="4" w:space="0" w:color="auto"/>
              <w:left w:val="single" w:sz="4" w:space="0" w:color="auto"/>
              <w:bottom w:val="single" w:sz="4" w:space="0" w:color="auto"/>
              <w:right w:val="single" w:sz="4" w:space="0" w:color="auto"/>
            </w:tcBorders>
            <w:vAlign w:val="center"/>
          </w:tcPr>
          <w:p w:rsidR="00497B5C" w:rsidRPr="00D92AE5" w:rsidRDefault="00497B5C" w:rsidP="00243E1D">
            <w:pPr>
              <w:jc w:val="center"/>
              <w:rPr>
                <w:rFonts w:ascii="Times New Roman" w:eastAsia="Calibri" w:hAnsi="Times New Roman" w:cs="Arial"/>
                <w:color w:val="000000" w:themeColor="text1"/>
                <w:spacing w:val="-3"/>
                <w:szCs w:val="20"/>
              </w:rPr>
            </w:pPr>
          </w:p>
          <w:p w:rsidR="00497B5C" w:rsidRPr="00D92AE5" w:rsidRDefault="00497B5C" w:rsidP="00243E1D">
            <w:pPr>
              <w:jc w:val="center"/>
              <w:rPr>
                <w:rFonts w:ascii="Times New Roman" w:eastAsia="Calibri" w:hAnsi="Times New Roman" w:cs="Arial"/>
                <w:color w:val="000000" w:themeColor="text1"/>
                <w:spacing w:val="-3"/>
                <w:szCs w:val="20"/>
              </w:rPr>
            </w:pPr>
            <w:r w:rsidRPr="00CB5966">
              <w:rPr>
                <w:rFonts w:ascii="Times New Roman" w:hAnsi="Times New Roman" w:cs="Arial"/>
                <w:color w:val="000000" w:themeColor="text1"/>
                <w:spacing w:val="-3"/>
                <w:szCs w:val="20"/>
              </w:rPr>
              <w:t>99</w:t>
            </w:r>
          </w:p>
        </w:tc>
        <w:tc>
          <w:tcPr>
            <w:tcW w:w="104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497B5C" w:rsidRDefault="00497B5C" w:rsidP="00497B5C">
            <w:pPr>
              <w:jc w:val="center"/>
            </w:pPr>
            <w:r w:rsidRPr="00347E6B">
              <w:rPr>
                <w:rFonts w:ascii="Times New Roman" w:hAnsi="Times New Roman" w:cs="Arial"/>
                <w:color w:val="000000" w:themeColor="text1"/>
                <w:spacing w:val="-3"/>
                <w:szCs w:val="20"/>
              </w:rPr>
              <w:t>98</w:t>
            </w:r>
          </w:p>
        </w:tc>
      </w:tr>
    </w:tbl>
    <w:p w:rsidR="000F270A" w:rsidRPr="00D92AE5" w:rsidRDefault="000F270A"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Pr>
      </w:pPr>
    </w:p>
    <w:p w:rsidR="000F270A" w:rsidRPr="00D92AE5" w:rsidDel="00B7638C" w:rsidRDefault="000F270A"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rPr>
      </w:pPr>
      <w:r w:rsidRPr="00D92AE5">
        <w:rPr>
          <w:rFonts w:ascii="Times New Roman" w:hAnsi="Times New Roman" w:cs="Times"/>
          <w:color w:val="000000" w:themeColor="text1"/>
          <w:szCs w:val="23"/>
        </w:rPr>
        <w:br w:type="page"/>
      </w:r>
    </w:p>
    <w:p w:rsidR="00171229" w:rsidRPr="00B90188" w:rsidRDefault="00475688"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 w:val="34"/>
          <w:szCs w:val="28"/>
          <w:highlight w:val="yellow"/>
        </w:rPr>
      </w:pPr>
      <w:r w:rsidRPr="00B90188">
        <w:rPr>
          <w:rFonts w:ascii="Times" w:hAnsi="Times" w:cs="Times"/>
          <w:color w:val="000000" w:themeColor="text1"/>
          <w:sz w:val="34"/>
          <w:szCs w:val="34"/>
          <w:highlight w:val="yellow"/>
        </w:rPr>
        <w:t xml:space="preserve">Section </w:t>
      </w:r>
      <w:r w:rsidR="00171229" w:rsidRPr="00B90188">
        <w:rPr>
          <w:rFonts w:ascii="Times" w:hAnsi="Times" w:cs="Times"/>
          <w:color w:val="000000" w:themeColor="text1"/>
          <w:sz w:val="34"/>
          <w:szCs w:val="34"/>
          <w:highlight w:val="yellow"/>
        </w:rPr>
        <w:t>2</w:t>
      </w:r>
      <w:r w:rsidRPr="00B90188">
        <w:rPr>
          <w:rFonts w:ascii="Times" w:hAnsi="Times" w:cs="Times"/>
          <w:color w:val="000000" w:themeColor="text1"/>
          <w:sz w:val="34"/>
          <w:szCs w:val="34"/>
          <w:highlight w:val="yellow"/>
        </w:rPr>
        <w:t>:</w:t>
      </w:r>
      <w:r w:rsidR="001D45D4" w:rsidRPr="00B90188">
        <w:rPr>
          <w:rFonts w:ascii="Times" w:hAnsi="Times" w:cs="Times"/>
          <w:color w:val="000000" w:themeColor="text1"/>
          <w:sz w:val="34"/>
          <w:szCs w:val="34"/>
          <w:highlight w:val="yellow"/>
        </w:rPr>
        <w:tab/>
      </w:r>
      <w:r w:rsidR="001D45D4" w:rsidRPr="00B90188">
        <w:rPr>
          <w:rFonts w:ascii="Times" w:hAnsi="Times" w:cs="Times"/>
          <w:color w:val="000000" w:themeColor="text1"/>
          <w:sz w:val="34"/>
          <w:szCs w:val="28"/>
          <w:highlight w:val="yellow"/>
        </w:rPr>
        <w:t>Respondent Experience with Violence</w:t>
      </w:r>
    </w:p>
    <w:p w:rsidR="001D45D4" w:rsidRPr="00B90188" w:rsidRDefault="001D45D4"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 w:val="34"/>
          <w:szCs w:val="28"/>
          <w:highlight w:val="yellow"/>
        </w:rPr>
      </w:pPr>
    </w:p>
    <w:p w:rsidR="001D45D4" w:rsidRPr="00B90188" w:rsidRDefault="001D45D4"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w:color w:val="000000" w:themeColor="text1"/>
          <w:szCs w:val="23"/>
          <w:highlight w:val="yellow"/>
        </w:rPr>
      </w:pPr>
      <w:r w:rsidRPr="00B90188">
        <w:rPr>
          <w:rFonts w:ascii="Times New Roman" w:hAnsi="Times New Roman" w:cs="Helvetica"/>
          <w:color w:val="000000" w:themeColor="text1"/>
          <w:szCs w:val="23"/>
          <w:highlight w:val="yellow"/>
        </w:rPr>
        <w:t>Interviewer</w:t>
      </w:r>
      <w:r w:rsidRPr="00B90188">
        <w:rPr>
          <w:rFonts w:ascii="Times New Roman" w:hAnsi="Times New Roman" w:cs="Times"/>
          <w:color w:val="000000" w:themeColor="text1"/>
          <w:szCs w:val="23"/>
          <w:highlight w:val="yellow"/>
        </w:rPr>
        <w:t>: Now I’m going to ask you about how the current war has affected you and your family. Please remember that these questions are completely anonymous.</w:t>
      </w:r>
    </w:p>
    <w:p w:rsidR="00171229" w:rsidRPr="00B90188" w:rsidRDefault="00171229"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Monaco"/>
          <w:color w:val="000000" w:themeColor="text1"/>
          <w:szCs w:val="23"/>
          <w:highlight w:val="yellow"/>
        </w:rPr>
      </w:pPr>
    </w:p>
    <w:p w:rsidR="00ED254E" w:rsidRDefault="00B90188" w:rsidP="00B90188">
      <w:pPr>
        <w:jc w:val="both"/>
        <w:rPr>
          <w:rFonts w:ascii="Arial" w:hAnsi="Arial" w:cs="Arial"/>
          <w:sz w:val="20"/>
          <w:szCs w:val="20"/>
          <w:highlight w:val="yellow"/>
        </w:rPr>
      </w:pPr>
      <w:r w:rsidRPr="00B90188">
        <w:rPr>
          <w:rFonts w:ascii="Arial" w:hAnsi="Arial" w:cs="Arial"/>
          <w:sz w:val="20"/>
          <w:szCs w:val="20"/>
          <w:highlight w:val="yellow"/>
        </w:rPr>
        <w:t xml:space="preserve">2.1. (Over the past year) </w:t>
      </w:r>
      <w:proofErr w:type="gramStart"/>
      <w:r w:rsidRPr="00B90188">
        <w:rPr>
          <w:rFonts w:ascii="Arial" w:hAnsi="Arial" w:cs="Arial"/>
          <w:sz w:val="20"/>
          <w:szCs w:val="20"/>
          <w:highlight w:val="yellow"/>
        </w:rPr>
        <w:t>How</w:t>
      </w:r>
      <w:proofErr w:type="gramEnd"/>
      <w:r w:rsidRPr="00B90188">
        <w:rPr>
          <w:rFonts w:ascii="Arial" w:hAnsi="Arial" w:cs="Arial"/>
          <w:sz w:val="20"/>
          <w:szCs w:val="20"/>
          <w:highlight w:val="yellow"/>
        </w:rPr>
        <w:t xml:space="preserve"> often do you encounter</w:t>
      </w:r>
      <w:r w:rsidR="00B74F50">
        <w:rPr>
          <w:rFonts w:ascii="Arial" w:hAnsi="Arial" w:cs="Arial"/>
          <w:sz w:val="20"/>
          <w:szCs w:val="20"/>
          <w:highlight w:val="yellow"/>
        </w:rPr>
        <w:t xml:space="preserve"> foreign forces in area where you live</w:t>
      </w:r>
      <w:r w:rsidRPr="00B90188">
        <w:rPr>
          <w:rFonts w:ascii="Arial" w:hAnsi="Arial" w:cs="Arial"/>
          <w:sz w:val="20"/>
          <w:szCs w:val="20"/>
          <w:highlight w:val="yellow"/>
        </w:rPr>
        <w:t xml:space="preserve">? </w:t>
      </w:r>
    </w:p>
    <w:p w:rsidR="00ED254E" w:rsidRDefault="00ED254E" w:rsidP="00B90188">
      <w:pPr>
        <w:jc w:val="both"/>
        <w:rPr>
          <w:rFonts w:ascii="Arial" w:hAnsi="Arial" w:cs="Arial"/>
          <w:sz w:val="20"/>
          <w:szCs w:val="20"/>
          <w:highlight w:val="yellow"/>
          <w:rtl/>
          <w:lang w:bidi="ps-AF"/>
        </w:rPr>
      </w:pPr>
    </w:p>
    <w:p w:rsidR="00ED254E" w:rsidRDefault="00ED254E" w:rsidP="00B90188">
      <w:pPr>
        <w:jc w:val="both"/>
        <w:rPr>
          <w:rFonts w:ascii="Arial" w:hAnsi="Arial" w:cs="Arial"/>
          <w:sz w:val="20"/>
          <w:szCs w:val="20"/>
          <w:highlight w:val="yellow"/>
          <w:lang w:bidi="fa-IR"/>
        </w:rPr>
      </w:pPr>
      <w:r>
        <w:rPr>
          <w:rFonts w:ascii="Arial" w:hAnsi="Arial" w:cs="Arial"/>
          <w:sz w:val="20"/>
          <w:szCs w:val="20"/>
          <w:highlight w:val="yellow"/>
          <w:lang w:bidi="fa-IR"/>
        </w:rPr>
        <w:t xml:space="preserve">1. Daily </w:t>
      </w:r>
    </w:p>
    <w:p w:rsidR="00ED254E" w:rsidRDefault="00ED254E" w:rsidP="00B90188">
      <w:pPr>
        <w:jc w:val="both"/>
        <w:rPr>
          <w:rFonts w:ascii="Arial" w:hAnsi="Arial" w:cs="Arial"/>
          <w:sz w:val="20"/>
          <w:szCs w:val="20"/>
          <w:highlight w:val="yellow"/>
          <w:lang w:bidi="fa-IR"/>
        </w:rPr>
      </w:pPr>
      <w:r>
        <w:rPr>
          <w:rFonts w:ascii="Arial" w:hAnsi="Arial" w:cs="Arial"/>
          <w:sz w:val="20"/>
          <w:szCs w:val="20"/>
          <w:highlight w:val="yellow"/>
          <w:lang w:bidi="fa-IR"/>
        </w:rPr>
        <w:t xml:space="preserve">2. Several times a week </w:t>
      </w:r>
    </w:p>
    <w:p w:rsidR="00ED254E" w:rsidRDefault="00ED254E" w:rsidP="00B90188">
      <w:pPr>
        <w:jc w:val="both"/>
        <w:rPr>
          <w:rFonts w:ascii="Arial" w:hAnsi="Arial" w:cs="Arial"/>
          <w:sz w:val="20"/>
          <w:szCs w:val="20"/>
          <w:highlight w:val="yellow"/>
          <w:lang w:bidi="fa-IR"/>
        </w:rPr>
      </w:pPr>
      <w:r>
        <w:rPr>
          <w:rFonts w:ascii="Arial" w:hAnsi="Arial" w:cs="Arial"/>
          <w:sz w:val="20"/>
          <w:szCs w:val="20"/>
          <w:highlight w:val="yellow"/>
          <w:lang w:bidi="fa-IR"/>
        </w:rPr>
        <w:t xml:space="preserve">3. Several times a month </w:t>
      </w:r>
    </w:p>
    <w:p w:rsidR="00ED254E" w:rsidRDefault="00ED254E" w:rsidP="00B90188">
      <w:pPr>
        <w:jc w:val="both"/>
        <w:rPr>
          <w:rFonts w:ascii="Arial" w:hAnsi="Arial" w:cs="Arial"/>
          <w:sz w:val="20"/>
          <w:szCs w:val="20"/>
          <w:highlight w:val="yellow"/>
          <w:lang w:bidi="fa-IR"/>
        </w:rPr>
      </w:pPr>
      <w:r>
        <w:rPr>
          <w:rFonts w:ascii="Arial" w:hAnsi="Arial" w:cs="Arial"/>
          <w:sz w:val="20"/>
          <w:szCs w:val="20"/>
          <w:highlight w:val="yellow"/>
          <w:lang w:bidi="fa-IR"/>
        </w:rPr>
        <w:t xml:space="preserve">4. Never </w:t>
      </w:r>
    </w:p>
    <w:p w:rsidR="006519FD" w:rsidRDefault="006519FD" w:rsidP="00B90188">
      <w:pPr>
        <w:jc w:val="both"/>
        <w:rPr>
          <w:rFonts w:ascii="Arial" w:hAnsi="Arial" w:cs="Arial"/>
          <w:sz w:val="20"/>
          <w:szCs w:val="20"/>
          <w:highlight w:val="yellow"/>
          <w:lang w:bidi="fa-IR"/>
        </w:rPr>
      </w:pPr>
      <w:r>
        <w:rPr>
          <w:rFonts w:ascii="Arial" w:hAnsi="Arial" w:cs="Arial"/>
          <w:sz w:val="20"/>
          <w:szCs w:val="20"/>
          <w:highlight w:val="yellow"/>
          <w:lang w:bidi="fa-IR"/>
        </w:rPr>
        <w:t xml:space="preserve">98. Don’t know </w:t>
      </w:r>
    </w:p>
    <w:p w:rsidR="006519FD" w:rsidRDefault="006519FD" w:rsidP="00B90188">
      <w:pPr>
        <w:jc w:val="both"/>
        <w:rPr>
          <w:rFonts w:ascii="Arial" w:hAnsi="Arial" w:cs="Arial"/>
          <w:sz w:val="20"/>
          <w:szCs w:val="20"/>
          <w:highlight w:val="yellow"/>
          <w:lang w:bidi="fa-IR"/>
        </w:rPr>
      </w:pPr>
      <w:r>
        <w:rPr>
          <w:rFonts w:ascii="Arial" w:hAnsi="Arial" w:cs="Arial"/>
          <w:sz w:val="20"/>
          <w:szCs w:val="20"/>
          <w:highlight w:val="yellow"/>
          <w:lang w:bidi="fa-IR"/>
        </w:rPr>
        <w:t xml:space="preserve">99. Refused </w:t>
      </w:r>
    </w:p>
    <w:p w:rsidR="00B90188" w:rsidRPr="00B90188" w:rsidRDefault="00B90188" w:rsidP="00B90188">
      <w:pPr>
        <w:jc w:val="both"/>
        <w:rPr>
          <w:highlight w:val="yellow"/>
        </w:rPr>
      </w:pPr>
    </w:p>
    <w:p w:rsidR="00B90188" w:rsidRPr="00B90188" w:rsidRDefault="00B90188" w:rsidP="00B90188">
      <w:pPr>
        <w:jc w:val="both"/>
        <w:rPr>
          <w:highlight w:val="yellow"/>
        </w:rPr>
      </w:pPr>
      <w:r w:rsidRPr="00B90188">
        <w:rPr>
          <w:rFonts w:ascii="Arial" w:hAnsi="Arial" w:cs="Arial"/>
          <w:b/>
          <w:bCs/>
          <w:sz w:val="20"/>
          <w:szCs w:val="20"/>
          <w:highlight w:val="yellow"/>
        </w:rPr>
        <w:t>Note: In the following questions, “harm” refers to physical injury as well as property damage  </w:t>
      </w:r>
    </w:p>
    <w:p w:rsidR="00B90188" w:rsidRPr="00B90188" w:rsidRDefault="00B90188" w:rsidP="00B90188">
      <w:pPr>
        <w:jc w:val="both"/>
        <w:rPr>
          <w:highlight w:val="yellow"/>
        </w:rPr>
      </w:pPr>
    </w:p>
    <w:p w:rsidR="00B90188" w:rsidRDefault="00B90188" w:rsidP="00B90188">
      <w:pPr>
        <w:jc w:val="both"/>
        <w:rPr>
          <w:rFonts w:ascii="Arial" w:hAnsi="Arial" w:cs="Arial"/>
          <w:sz w:val="20"/>
          <w:szCs w:val="20"/>
          <w:highlight w:val="yellow"/>
        </w:rPr>
      </w:pPr>
      <w:r w:rsidRPr="00B90188">
        <w:rPr>
          <w:rFonts w:ascii="Arial" w:hAnsi="Arial" w:cs="Arial"/>
          <w:sz w:val="20"/>
          <w:szCs w:val="20"/>
          <w:highlight w:val="yellow"/>
        </w:rPr>
        <w:t xml:space="preserve">2.2 (Over the past year) Have you heard of anyone in your Province suffer harm due to the actions of the Foreign Forces? </w:t>
      </w:r>
    </w:p>
    <w:p w:rsidR="006519FD" w:rsidRPr="00B90188" w:rsidRDefault="006519FD" w:rsidP="00B90188">
      <w:pPr>
        <w:jc w:val="both"/>
        <w:rPr>
          <w:highlight w:val="yellow"/>
        </w:rPr>
      </w:pPr>
    </w:p>
    <w:p w:rsidR="00B90188" w:rsidRDefault="006519FD" w:rsidP="00B90188">
      <w:pPr>
        <w:jc w:val="both"/>
        <w:rPr>
          <w:rFonts w:ascii="Arial" w:hAnsi="Arial" w:cs="Arial"/>
          <w:sz w:val="20"/>
          <w:szCs w:val="20"/>
          <w:highlight w:val="yellow"/>
        </w:rPr>
      </w:pPr>
      <w:r>
        <w:rPr>
          <w:rFonts w:ascii="Arial" w:hAnsi="Arial" w:cs="Arial"/>
          <w:sz w:val="20"/>
          <w:szCs w:val="20"/>
          <w:highlight w:val="yellow"/>
        </w:rPr>
        <w:t>1. Yes</w:t>
      </w:r>
    </w:p>
    <w:p w:rsidR="006519FD" w:rsidRDefault="006519FD" w:rsidP="00B90188">
      <w:pPr>
        <w:jc w:val="both"/>
        <w:rPr>
          <w:rFonts w:ascii="Arial" w:hAnsi="Arial" w:cs="Arial"/>
          <w:sz w:val="20"/>
          <w:szCs w:val="20"/>
          <w:highlight w:val="yellow"/>
        </w:rPr>
      </w:pPr>
      <w:r>
        <w:rPr>
          <w:rFonts w:ascii="Arial" w:hAnsi="Arial" w:cs="Arial"/>
          <w:sz w:val="20"/>
          <w:szCs w:val="20"/>
          <w:highlight w:val="yellow"/>
        </w:rPr>
        <w:t xml:space="preserve">2. No </w:t>
      </w:r>
    </w:p>
    <w:p w:rsidR="006519FD" w:rsidRDefault="006519FD" w:rsidP="00B90188">
      <w:pPr>
        <w:jc w:val="both"/>
        <w:rPr>
          <w:rFonts w:ascii="Arial" w:hAnsi="Arial" w:cs="Arial"/>
          <w:sz w:val="20"/>
          <w:szCs w:val="20"/>
          <w:highlight w:val="yellow"/>
        </w:rPr>
      </w:pPr>
      <w:r>
        <w:rPr>
          <w:rFonts w:ascii="Arial" w:hAnsi="Arial" w:cs="Arial"/>
          <w:sz w:val="20"/>
          <w:szCs w:val="20"/>
          <w:highlight w:val="yellow"/>
        </w:rPr>
        <w:t xml:space="preserve">98. Don’t know </w:t>
      </w:r>
    </w:p>
    <w:p w:rsidR="006519FD" w:rsidRDefault="006519FD" w:rsidP="00B90188">
      <w:pPr>
        <w:jc w:val="both"/>
        <w:rPr>
          <w:rFonts w:ascii="Arial" w:hAnsi="Arial" w:cs="Arial"/>
          <w:sz w:val="20"/>
          <w:szCs w:val="20"/>
          <w:highlight w:val="yellow"/>
        </w:rPr>
      </w:pPr>
      <w:r>
        <w:rPr>
          <w:rFonts w:ascii="Arial" w:hAnsi="Arial" w:cs="Arial"/>
          <w:sz w:val="20"/>
          <w:szCs w:val="20"/>
          <w:highlight w:val="yellow"/>
        </w:rPr>
        <w:t>99. Refused</w:t>
      </w:r>
    </w:p>
    <w:p w:rsidR="00B90188" w:rsidRPr="00B90188" w:rsidRDefault="00B90188" w:rsidP="00B90188">
      <w:pPr>
        <w:jc w:val="both"/>
        <w:rPr>
          <w:highlight w:val="yellow"/>
        </w:rPr>
      </w:pPr>
    </w:p>
    <w:p w:rsidR="00B90188" w:rsidRPr="00B90188" w:rsidRDefault="00B90188" w:rsidP="00B90188">
      <w:pPr>
        <w:jc w:val="both"/>
        <w:rPr>
          <w:highlight w:val="yellow"/>
        </w:rPr>
      </w:pPr>
      <w:r w:rsidRPr="00B90188">
        <w:rPr>
          <w:rFonts w:ascii="Arial" w:hAnsi="Arial" w:cs="Arial"/>
          <w:sz w:val="20"/>
          <w:szCs w:val="20"/>
          <w:highlight w:val="yellow"/>
        </w:rPr>
        <w:t xml:space="preserve">2.3 (If yes to the above) Have you heard the Foreign Forces approach them (those who suffered harm)? </w:t>
      </w:r>
    </w:p>
    <w:p w:rsidR="006519FD" w:rsidRDefault="006519FD" w:rsidP="006519FD">
      <w:pPr>
        <w:jc w:val="both"/>
        <w:rPr>
          <w:rFonts w:ascii="Arial" w:hAnsi="Arial" w:cs="Arial"/>
          <w:sz w:val="20"/>
          <w:szCs w:val="20"/>
          <w:highlight w:val="yellow"/>
        </w:rPr>
      </w:pPr>
      <w:r>
        <w:rPr>
          <w:rFonts w:ascii="Arial" w:hAnsi="Arial" w:cs="Arial"/>
          <w:sz w:val="20"/>
          <w:szCs w:val="20"/>
          <w:highlight w:val="yellow"/>
        </w:rPr>
        <w:t>1. Yes</w:t>
      </w:r>
    </w:p>
    <w:p w:rsidR="006519FD" w:rsidRDefault="006519FD" w:rsidP="006519FD">
      <w:pPr>
        <w:jc w:val="both"/>
        <w:rPr>
          <w:rFonts w:ascii="Arial" w:hAnsi="Arial" w:cs="Arial"/>
          <w:sz w:val="20"/>
          <w:szCs w:val="20"/>
          <w:highlight w:val="yellow"/>
        </w:rPr>
      </w:pPr>
      <w:r>
        <w:rPr>
          <w:rFonts w:ascii="Arial" w:hAnsi="Arial" w:cs="Arial"/>
          <w:sz w:val="20"/>
          <w:szCs w:val="20"/>
          <w:highlight w:val="yellow"/>
        </w:rPr>
        <w:t xml:space="preserve">2. No </w:t>
      </w:r>
    </w:p>
    <w:p w:rsidR="006519FD" w:rsidRDefault="006519FD" w:rsidP="006519FD">
      <w:pPr>
        <w:jc w:val="both"/>
        <w:rPr>
          <w:rFonts w:ascii="Arial" w:hAnsi="Arial" w:cs="Arial"/>
          <w:sz w:val="20"/>
          <w:szCs w:val="20"/>
          <w:highlight w:val="yellow"/>
        </w:rPr>
      </w:pPr>
      <w:r>
        <w:rPr>
          <w:rFonts w:ascii="Arial" w:hAnsi="Arial" w:cs="Arial"/>
          <w:sz w:val="20"/>
          <w:szCs w:val="20"/>
          <w:highlight w:val="yellow"/>
        </w:rPr>
        <w:t xml:space="preserve">98. Don’t know </w:t>
      </w:r>
    </w:p>
    <w:p w:rsidR="006519FD" w:rsidRDefault="006519FD" w:rsidP="006519FD">
      <w:pPr>
        <w:jc w:val="both"/>
        <w:rPr>
          <w:rFonts w:ascii="Arial" w:hAnsi="Arial" w:cs="Arial"/>
          <w:sz w:val="20"/>
          <w:szCs w:val="20"/>
          <w:highlight w:val="yellow"/>
        </w:rPr>
      </w:pPr>
      <w:r>
        <w:rPr>
          <w:rFonts w:ascii="Arial" w:hAnsi="Arial" w:cs="Arial"/>
          <w:sz w:val="20"/>
          <w:szCs w:val="20"/>
          <w:highlight w:val="yellow"/>
        </w:rPr>
        <w:t>99. Refused</w:t>
      </w:r>
    </w:p>
    <w:p w:rsidR="00B90188" w:rsidRPr="00B90188" w:rsidRDefault="00B90188" w:rsidP="00B90188">
      <w:pPr>
        <w:jc w:val="both"/>
        <w:rPr>
          <w:highlight w:val="yellow"/>
        </w:rPr>
      </w:pPr>
    </w:p>
    <w:p w:rsidR="00B90188" w:rsidRPr="00B90188" w:rsidRDefault="00B90188" w:rsidP="00B90188">
      <w:pPr>
        <w:jc w:val="both"/>
        <w:rPr>
          <w:highlight w:val="yellow"/>
        </w:rPr>
      </w:pPr>
      <w:r w:rsidRPr="00B90188">
        <w:rPr>
          <w:rFonts w:ascii="Arial" w:hAnsi="Arial" w:cs="Arial"/>
          <w:sz w:val="20"/>
          <w:szCs w:val="20"/>
          <w:highlight w:val="yellow"/>
        </w:rPr>
        <w:t xml:space="preserve">2.4 (Over the past year) </w:t>
      </w:r>
      <w:proofErr w:type="gramStart"/>
      <w:r w:rsidRPr="00B90188">
        <w:rPr>
          <w:rFonts w:ascii="Arial" w:hAnsi="Arial" w:cs="Arial"/>
          <w:sz w:val="20"/>
          <w:szCs w:val="20"/>
          <w:highlight w:val="yellow"/>
        </w:rPr>
        <w:t>Have</w:t>
      </w:r>
      <w:proofErr w:type="gramEnd"/>
      <w:r w:rsidRPr="00B90188">
        <w:rPr>
          <w:rFonts w:ascii="Arial" w:hAnsi="Arial" w:cs="Arial"/>
          <w:sz w:val="20"/>
          <w:szCs w:val="20"/>
          <w:highlight w:val="yellow"/>
        </w:rPr>
        <w:t xml:space="preserve"> you heard of anyone in </w:t>
      </w:r>
      <w:r w:rsidR="007A3B9D">
        <w:rPr>
          <w:rFonts w:ascii="Arial" w:hAnsi="Arial" w:cs="Arial"/>
          <w:sz w:val="20"/>
          <w:szCs w:val="20"/>
          <w:highlight w:val="yellow"/>
        </w:rPr>
        <w:t>the area where you live</w:t>
      </w:r>
      <w:r w:rsidRPr="00B90188">
        <w:rPr>
          <w:rFonts w:ascii="Arial" w:hAnsi="Arial" w:cs="Arial"/>
          <w:sz w:val="20"/>
          <w:szCs w:val="20"/>
          <w:highlight w:val="yellow"/>
        </w:rPr>
        <w:t xml:space="preserve"> suffer harm due to the actions of the Foreign Forces? </w:t>
      </w:r>
    </w:p>
    <w:p w:rsidR="006519FD" w:rsidRDefault="006519FD" w:rsidP="006519FD">
      <w:pPr>
        <w:jc w:val="both"/>
        <w:rPr>
          <w:rFonts w:ascii="Arial" w:hAnsi="Arial" w:cs="Arial"/>
          <w:sz w:val="20"/>
          <w:szCs w:val="20"/>
          <w:highlight w:val="yellow"/>
        </w:rPr>
      </w:pPr>
      <w:r>
        <w:rPr>
          <w:rFonts w:ascii="Arial" w:hAnsi="Arial" w:cs="Arial"/>
          <w:sz w:val="20"/>
          <w:szCs w:val="20"/>
          <w:highlight w:val="yellow"/>
        </w:rPr>
        <w:t>1. Yes</w:t>
      </w:r>
    </w:p>
    <w:p w:rsidR="006519FD" w:rsidRDefault="006519FD" w:rsidP="006519FD">
      <w:pPr>
        <w:jc w:val="both"/>
        <w:rPr>
          <w:rFonts w:ascii="Arial" w:hAnsi="Arial" w:cs="Arial"/>
          <w:sz w:val="20"/>
          <w:szCs w:val="20"/>
          <w:highlight w:val="yellow"/>
        </w:rPr>
      </w:pPr>
      <w:r>
        <w:rPr>
          <w:rFonts w:ascii="Arial" w:hAnsi="Arial" w:cs="Arial"/>
          <w:sz w:val="20"/>
          <w:szCs w:val="20"/>
          <w:highlight w:val="yellow"/>
        </w:rPr>
        <w:t xml:space="preserve">2. No </w:t>
      </w:r>
    </w:p>
    <w:p w:rsidR="006519FD" w:rsidRDefault="006519FD" w:rsidP="006519FD">
      <w:pPr>
        <w:jc w:val="both"/>
        <w:rPr>
          <w:rFonts w:ascii="Arial" w:hAnsi="Arial" w:cs="Arial"/>
          <w:sz w:val="20"/>
          <w:szCs w:val="20"/>
          <w:highlight w:val="yellow"/>
        </w:rPr>
      </w:pPr>
      <w:r>
        <w:rPr>
          <w:rFonts w:ascii="Arial" w:hAnsi="Arial" w:cs="Arial"/>
          <w:sz w:val="20"/>
          <w:szCs w:val="20"/>
          <w:highlight w:val="yellow"/>
        </w:rPr>
        <w:t xml:space="preserve">98. Don’t know </w:t>
      </w:r>
    </w:p>
    <w:p w:rsidR="006519FD" w:rsidRDefault="006519FD" w:rsidP="006519FD">
      <w:pPr>
        <w:jc w:val="both"/>
        <w:rPr>
          <w:rFonts w:ascii="Arial" w:hAnsi="Arial" w:cs="Arial"/>
          <w:sz w:val="20"/>
          <w:szCs w:val="20"/>
          <w:highlight w:val="yellow"/>
        </w:rPr>
      </w:pPr>
      <w:r>
        <w:rPr>
          <w:rFonts w:ascii="Arial" w:hAnsi="Arial" w:cs="Arial"/>
          <w:sz w:val="20"/>
          <w:szCs w:val="20"/>
          <w:highlight w:val="yellow"/>
        </w:rPr>
        <w:t>99. Refused</w:t>
      </w:r>
    </w:p>
    <w:p w:rsidR="00B90188" w:rsidRPr="00B90188" w:rsidRDefault="00B90188" w:rsidP="00B90188">
      <w:pPr>
        <w:jc w:val="both"/>
        <w:rPr>
          <w:highlight w:val="yellow"/>
        </w:rPr>
      </w:pPr>
    </w:p>
    <w:p w:rsidR="00B90188" w:rsidRPr="00B90188" w:rsidRDefault="00B90188" w:rsidP="00B90188">
      <w:pPr>
        <w:jc w:val="both"/>
        <w:rPr>
          <w:highlight w:val="yellow"/>
        </w:rPr>
      </w:pPr>
      <w:r w:rsidRPr="00B90188">
        <w:rPr>
          <w:rFonts w:ascii="Arial" w:hAnsi="Arial" w:cs="Arial"/>
          <w:sz w:val="20"/>
          <w:szCs w:val="20"/>
          <w:highlight w:val="yellow"/>
        </w:rPr>
        <w:t>2.5 (If yes to the above) Have you heard the Foreign Forces approach them (those who suffered harm)?</w:t>
      </w:r>
    </w:p>
    <w:p w:rsidR="006519FD" w:rsidRDefault="006519FD" w:rsidP="006519FD">
      <w:pPr>
        <w:jc w:val="both"/>
        <w:rPr>
          <w:rFonts w:ascii="Arial" w:hAnsi="Arial" w:cs="Arial"/>
          <w:sz w:val="20"/>
          <w:szCs w:val="20"/>
          <w:highlight w:val="yellow"/>
        </w:rPr>
      </w:pPr>
      <w:r>
        <w:rPr>
          <w:rFonts w:ascii="Arial" w:hAnsi="Arial" w:cs="Arial"/>
          <w:sz w:val="20"/>
          <w:szCs w:val="20"/>
          <w:highlight w:val="yellow"/>
        </w:rPr>
        <w:t>1. Yes</w:t>
      </w:r>
    </w:p>
    <w:p w:rsidR="006519FD" w:rsidRDefault="006519FD" w:rsidP="006519FD">
      <w:pPr>
        <w:jc w:val="both"/>
        <w:rPr>
          <w:rFonts w:ascii="Arial" w:hAnsi="Arial" w:cs="Arial"/>
          <w:sz w:val="20"/>
          <w:szCs w:val="20"/>
          <w:highlight w:val="yellow"/>
        </w:rPr>
      </w:pPr>
      <w:r>
        <w:rPr>
          <w:rFonts w:ascii="Arial" w:hAnsi="Arial" w:cs="Arial"/>
          <w:sz w:val="20"/>
          <w:szCs w:val="20"/>
          <w:highlight w:val="yellow"/>
        </w:rPr>
        <w:t xml:space="preserve">2. No </w:t>
      </w:r>
    </w:p>
    <w:p w:rsidR="006519FD" w:rsidRDefault="006519FD" w:rsidP="006519FD">
      <w:pPr>
        <w:jc w:val="both"/>
        <w:rPr>
          <w:rFonts w:ascii="Arial" w:hAnsi="Arial" w:cs="Arial"/>
          <w:sz w:val="20"/>
          <w:szCs w:val="20"/>
          <w:highlight w:val="yellow"/>
        </w:rPr>
      </w:pPr>
      <w:r>
        <w:rPr>
          <w:rFonts w:ascii="Arial" w:hAnsi="Arial" w:cs="Arial"/>
          <w:sz w:val="20"/>
          <w:szCs w:val="20"/>
          <w:highlight w:val="yellow"/>
        </w:rPr>
        <w:t xml:space="preserve">98. Don’t know </w:t>
      </w:r>
    </w:p>
    <w:p w:rsidR="006519FD" w:rsidRDefault="006519FD" w:rsidP="006519FD">
      <w:pPr>
        <w:jc w:val="both"/>
        <w:rPr>
          <w:rFonts w:ascii="Arial" w:hAnsi="Arial" w:cs="Arial"/>
          <w:sz w:val="20"/>
          <w:szCs w:val="20"/>
          <w:highlight w:val="yellow"/>
        </w:rPr>
      </w:pPr>
      <w:r>
        <w:rPr>
          <w:rFonts w:ascii="Arial" w:hAnsi="Arial" w:cs="Arial"/>
          <w:sz w:val="20"/>
          <w:szCs w:val="20"/>
          <w:highlight w:val="yellow"/>
        </w:rPr>
        <w:t>99. Refused</w:t>
      </w:r>
    </w:p>
    <w:p w:rsidR="00B90188" w:rsidRPr="00B90188" w:rsidRDefault="00B90188" w:rsidP="00B90188">
      <w:pPr>
        <w:jc w:val="both"/>
        <w:rPr>
          <w:highlight w:val="yellow"/>
        </w:rPr>
      </w:pPr>
    </w:p>
    <w:p w:rsidR="00B90188" w:rsidRPr="00B90188" w:rsidRDefault="00B90188" w:rsidP="00B90188">
      <w:pPr>
        <w:jc w:val="both"/>
        <w:rPr>
          <w:highlight w:val="yellow"/>
        </w:rPr>
      </w:pPr>
      <w:r w:rsidRPr="00B90188">
        <w:rPr>
          <w:rFonts w:ascii="Arial" w:hAnsi="Arial" w:cs="Arial"/>
          <w:sz w:val="20"/>
          <w:szCs w:val="20"/>
          <w:highlight w:val="yellow"/>
        </w:rPr>
        <w:t xml:space="preserve">2.6 (Over the past year) </w:t>
      </w:r>
      <w:proofErr w:type="gramStart"/>
      <w:r w:rsidRPr="00B90188">
        <w:rPr>
          <w:rFonts w:ascii="Arial" w:hAnsi="Arial" w:cs="Arial"/>
          <w:sz w:val="20"/>
          <w:szCs w:val="20"/>
          <w:highlight w:val="yellow"/>
        </w:rPr>
        <w:t>Have</w:t>
      </w:r>
      <w:proofErr w:type="gramEnd"/>
      <w:r w:rsidRPr="00B90188">
        <w:rPr>
          <w:rFonts w:ascii="Arial" w:hAnsi="Arial" w:cs="Arial"/>
          <w:sz w:val="20"/>
          <w:szCs w:val="20"/>
          <w:highlight w:val="yellow"/>
        </w:rPr>
        <w:t xml:space="preserve"> you or anyone in your</w:t>
      </w:r>
      <w:r w:rsidRPr="00B90188">
        <w:rPr>
          <w:rFonts w:ascii="Arial" w:hAnsi="Arial" w:cs="Arial"/>
          <w:i/>
          <w:iCs/>
          <w:sz w:val="20"/>
          <w:szCs w:val="20"/>
          <w:highlight w:val="yellow"/>
        </w:rPr>
        <w:t xml:space="preserve"> </w:t>
      </w:r>
      <w:r w:rsidRPr="00B90188">
        <w:rPr>
          <w:rFonts w:ascii="Arial" w:hAnsi="Arial" w:cs="Arial"/>
          <w:sz w:val="20"/>
          <w:szCs w:val="20"/>
          <w:highlight w:val="yellow"/>
        </w:rPr>
        <w:t>family</w:t>
      </w:r>
      <w:r w:rsidRPr="00B90188">
        <w:rPr>
          <w:rFonts w:ascii="Arial" w:hAnsi="Arial" w:cs="Arial"/>
          <w:i/>
          <w:iCs/>
          <w:sz w:val="20"/>
          <w:szCs w:val="20"/>
          <w:highlight w:val="yellow"/>
        </w:rPr>
        <w:t xml:space="preserve"> </w:t>
      </w:r>
      <w:r w:rsidRPr="00B90188">
        <w:rPr>
          <w:rFonts w:ascii="Arial" w:hAnsi="Arial" w:cs="Arial"/>
          <w:sz w:val="20"/>
          <w:szCs w:val="20"/>
          <w:highlight w:val="yellow"/>
        </w:rPr>
        <w:t xml:space="preserve">suffered harm due to the actions of the Foreign Forces? </w:t>
      </w:r>
    </w:p>
    <w:p w:rsidR="006519FD" w:rsidRDefault="006519FD" w:rsidP="006519FD">
      <w:pPr>
        <w:jc w:val="both"/>
        <w:rPr>
          <w:rFonts w:ascii="Arial" w:hAnsi="Arial" w:cs="Arial"/>
          <w:sz w:val="20"/>
          <w:szCs w:val="20"/>
          <w:highlight w:val="yellow"/>
        </w:rPr>
      </w:pPr>
      <w:r>
        <w:rPr>
          <w:rFonts w:ascii="Arial" w:hAnsi="Arial" w:cs="Arial"/>
          <w:sz w:val="20"/>
          <w:szCs w:val="20"/>
          <w:highlight w:val="yellow"/>
        </w:rPr>
        <w:t>1. Yes</w:t>
      </w:r>
    </w:p>
    <w:p w:rsidR="006519FD" w:rsidRDefault="006519FD" w:rsidP="006519FD">
      <w:pPr>
        <w:jc w:val="both"/>
        <w:rPr>
          <w:rFonts w:ascii="Arial" w:hAnsi="Arial" w:cs="Arial"/>
          <w:sz w:val="20"/>
          <w:szCs w:val="20"/>
          <w:highlight w:val="yellow"/>
        </w:rPr>
      </w:pPr>
      <w:r>
        <w:rPr>
          <w:rFonts w:ascii="Arial" w:hAnsi="Arial" w:cs="Arial"/>
          <w:sz w:val="20"/>
          <w:szCs w:val="20"/>
          <w:highlight w:val="yellow"/>
        </w:rPr>
        <w:t xml:space="preserve">2. No </w:t>
      </w:r>
    </w:p>
    <w:p w:rsidR="006519FD" w:rsidRDefault="006519FD" w:rsidP="006519FD">
      <w:pPr>
        <w:jc w:val="both"/>
        <w:rPr>
          <w:rFonts w:ascii="Arial" w:hAnsi="Arial" w:cs="Arial"/>
          <w:sz w:val="20"/>
          <w:szCs w:val="20"/>
          <w:highlight w:val="yellow"/>
        </w:rPr>
      </w:pPr>
      <w:r>
        <w:rPr>
          <w:rFonts w:ascii="Arial" w:hAnsi="Arial" w:cs="Arial"/>
          <w:sz w:val="20"/>
          <w:szCs w:val="20"/>
          <w:highlight w:val="yellow"/>
        </w:rPr>
        <w:t xml:space="preserve">98. Don’t know </w:t>
      </w:r>
    </w:p>
    <w:p w:rsidR="006519FD" w:rsidRDefault="006519FD" w:rsidP="006519FD">
      <w:pPr>
        <w:jc w:val="both"/>
        <w:rPr>
          <w:rFonts w:ascii="Arial" w:hAnsi="Arial" w:cs="Arial"/>
          <w:sz w:val="20"/>
          <w:szCs w:val="20"/>
          <w:highlight w:val="yellow"/>
        </w:rPr>
      </w:pPr>
      <w:r>
        <w:rPr>
          <w:rFonts w:ascii="Arial" w:hAnsi="Arial" w:cs="Arial"/>
          <w:sz w:val="20"/>
          <w:szCs w:val="20"/>
          <w:highlight w:val="yellow"/>
        </w:rPr>
        <w:lastRenderedPageBreak/>
        <w:t>99. Refused</w:t>
      </w:r>
    </w:p>
    <w:p w:rsidR="00B90188" w:rsidRPr="00B90188" w:rsidRDefault="00B90188" w:rsidP="00B90188">
      <w:pPr>
        <w:jc w:val="both"/>
        <w:rPr>
          <w:highlight w:val="yellow"/>
        </w:rPr>
      </w:pPr>
    </w:p>
    <w:p w:rsidR="00B90188" w:rsidRPr="00B90188" w:rsidRDefault="00B90188" w:rsidP="00B90188">
      <w:pPr>
        <w:jc w:val="both"/>
        <w:rPr>
          <w:highlight w:val="yellow"/>
        </w:rPr>
      </w:pPr>
      <w:r w:rsidRPr="00B90188">
        <w:rPr>
          <w:rFonts w:ascii="Arial" w:hAnsi="Arial" w:cs="Arial"/>
          <w:sz w:val="20"/>
          <w:szCs w:val="20"/>
          <w:highlight w:val="yellow"/>
        </w:rPr>
        <w:t>2.7 (If yes to the above) Have you (or your family) been approached by the Foreign Forces after they caused harm?</w:t>
      </w:r>
    </w:p>
    <w:p w:rsidR="006519FD" w:rsidRDefault="00B90188" w:rsidP="006519FD">
      <w:pPr>
        <w:jc w:val="both"/>
        <w:rPr>
          <w:rFonts w:ascii="Arial" w:hAnsi="Arial" w:cs="Arial"/>
          <w:sz w:val="20"/>
          <w:szCs w:val="20"/>
          <w:highlight w:val="yellow"/>
        </w:rPr>
      </w:pPr>
      <w:r w:rsidRPr="00B90188">
        <w:rPr>
          <w:rFonts w:ascii="Arial" w:hAnsi="Arial" w:cs="Arial"/>
          <w:sz w:val="20"/>
          <w:szCs w:val="20"/>
          <w:highlight w:val="yellow"/>
        </w:rPr>
        <w:t> </w:t>
      </w:r>
      <w:r w:rsidR="006519FD">
        <w:rPr>
          <w:rFonts w:ascii="Arial" w:hAnsi="Arial" w:cs="Arial"/>
          <w:sz w:val="20"/>
          <w:szCs w:val="20"/>
          <w:highlight w:val="yellow"/>
        </w:rPr>
        <w:t>1. Yes</w:t>
      </w:r>
    </w:p>
    <w:p w:rsidR="006519FD" w:rsidRDefault="006519FD" w:rsidP="006519FD">
      <w:pPr>
        <w:jc w:val="both"/>
        <w:rPr>
          <w:rFonts w:ascii="Arial" w:hAnsi="Arial" w:cs="Arial"/>
          <w:sz w:val="20"/>
          <w:szCs w:val="20"/>
          <w:highlight w:val="yellow"/>
        </w:rPr>
      </w:pPr>
      <w:r>
        <w:rPr>
          <w:rFonts w:ascii="Arial" w:hAnsi="Arial" w:cs="Arial"/>
          <w:sz w:val="20"/>
          <w:szCs w:val="20"/>
          <w:highlight w:val="yellow"/>
        </w:rPr>
        <w:t xml:space="preserve">2. No </w:t>
      </w:r>
    </w:p>
    <w:p w:rsidR="006519FD" w:rsidRDefault="006519FD" w:rsidP="006519FD">
      <w:pPr>
        <w:jc w:val="both"/>
        <w:rPr>
          <w:rFonts w:ascii="Arial" w:hAnsi="Arial" w:cs="Arial"/>
          <w:sz w:val="20"/>
          <w:szCs w:val="20"/>
          <w:highlight w:val="yellow"/>
        </w:rPr>
      </w:pPr>
      <w:r>
        <w:rPr>
          <w:rFonts w:ascii="Arial" w:hAnsi="Arial" w:cs="Arial"/>
          <w:sz w:val="20"/>
          <w:szCs w:val="20"/>
          <w:highlight w:val="yellow"/>
        </w:rPr>
        <w:t xml:space="preserve">98. Don’t know </w:t>
      </w:r>
    </w:p>
    <w:p w:rsidR="006519FD" w:rsidRDefault="006519FD" w:rsidP="006519FD">
      <w:pPr>
        <w:jc w:val="both"/>
        <w:rPr>
          <w:rFonts w:ascii="Arial" w:hAnsi="Arial" w:cs="Arial"/>
          <w:sz w:val="20"/>
          <w:szCs w:val="20"/>
          <w:highlight w:val="yellow"/>
        </w:rPr>
      </w:pPr>
      <w:r>
        <w:rPr>
          <w:rFonts w:ascii="Arial" w:hAnsi="Arial" w:cs="Arial"/>
          <w:sz w:val="20"/>
          <w:szCs w:val="20"/>
          <w:highlight w:val="yellow"/>
        </w:rPr>
        <w:t>99. Refused</w:t>
      </w:r>
    </w:p>
    <w:p w:rsidR="00B90188" w:rsidRPr="00B90188" w:rsidRDefault="00B90188" w:rsidP="006519FD">
      <w:pPr>
        <w:jc w:val="both"/>
        <w:rPr>
          <w:highlight w:val="yellow"/>
        </w:rPr>
      </w:pPr>
    </w:p>
    <w:p w:rsidR="00B90188" w:rsidRPr="00B90188" w:rsidRDefault="00B90188" w:rsidP="00B90188">
      <w:pPr>
        <w:jc w:val="both"/>
        <w:rPr>
          <w:highlight w:val="yellow"/>
        </w:rPr>
      </w:pPr>
    </w:p>
    <w:p w:rsidR="00B90188" w:rsidRPr="00B90188" w:rsidRDefault="00B90188" w:rsidP="00B90188">
      <w:pPr>
        <w:jc w:val="both"/>
        <w:rPr>
          <w:highlight w:val="yellow"/>
        </w:rPr>
      </w:pPr>
      <w:r w:rsidRPr="00B90188">
        <w:rPr>
          <w:rFonts w:ascii="Arial" w:hAnsi="Arial" w:cs="Arial"/>
          <w:sz w:val="20"/>
          <w:szCs w:val="20"/>
          <w:highlight w:val="yellow"/>
        </w:rPr>
        <w:t>2.8 (Over the past year</w:t>
      </w:r>
      <w:proofErr w:type="gramStart"/>
      <w:r w:rsidRPr="00B90188">
        <w:rPr>
          <w:rFonts w:ascii="Arial" w:hAnsi="Arial" w:cs="Arial"/>
          <w:sz w:val="20"/>
          <w:szCs w:val="20"/>
          <w:highlight w:val="yellow"/>
        </w:rPr>
        <w:t>)Have</w:t>
      </w:r>
      <w:proofErr w:type="gramEnd"/>
      <w:r w:rsidRPr="00B90188">
        <w:rPr>
          <w:rFonts w:ascii="Arial" w:hAnsi="Arial" w:cs="Arial"/>
          <w:sz w:val="20"/>
          <w:szCs w:val="20"/>
          <w:highlight w:val="yellow"/>
        </w:rPr>
        <w:t xml:space="preserve"> you heard of anyone in your Province suffer harm due to the actions of the Taliban? </w:t>
      </w:r>
    </w:p>
    <w:p w:rsidR="006519FD" w:rsidRDefault="006519FD" w:rsidP="006519FD">
      <w:pPr>
        <w:jc w:val="both"/>
        <w:rPr>
          <w:rFonts w:ascii="Arial" w:hAnsi="Arial" w:cs="Arial"/>
          <w:sz w:val="20"/>
          <w:szCs w:val="20"/>
          <w:highlight w:val="yellow"/>
        </w:rPr>
      </w:pPr>
      <w:r>
        <w:rPr>
          <w:rFonts w:ascii="Arial" w:hAnsi="Arial" w:cs="Arial"/>
          <w:sz w:val="20"/>
          <w:szCs w:val="20"/>
          <w:highlight w:val="yellow"/>
        </w:rPr>
        <w:t>1. Yes</w:t>
      </w:r>
    </w:p>
    <w:p w:rsidR="006519FD" w:rsidRDefault="006519FD" w:rsidP="006519FD">
      <w:pPr>
        <w:jc w:val="both"/>
        <w:rPr>
          <w:rFonts w:ascii="Arial" w:hAnsi="Arial" w:cs="Arial"/>
          <w:sz w:val="20"/>
          <w:szCs w:val="20"/>
          <w:highlight w:val="yellow"/>
        </w:rPr>
      </w:pPr>
      <w:r>
        <w:rPr>
          <w:rFonts w:ascii="Arial" w:hAnsi="Arial" w:cs="Arial"/>
          <w:sz w:val="20"/>
          <w:szCs w:val="20"/>
          <w:highlight w:val="yellow"/>
        </w:rPr>
        <w:t xml:space="preserve">2. No </w:t>
      </w:r>
    </w:p>
    <w:p w:rsidR="006519FD" w:rsidRDefault="006519FD" w:rsidP="006519FD">
      <w:pPr>
        <w:jc w:val="both"/>
        <w:rPr>
          <w:rFonts w:ascii="Arial" w:hAnsi="Arial" w:cs="Arial"/>
          <w:sz w:val="20"/>
          <w:szCs w:val="20"/>
          <w:highlight w:val="yellow"/>
        </w:rPr>
      </w:pPr>
      <w:r>
        <w:rPr>
          <w:rFonts w:ascii="Arial" w:hAnsi="Arial" w:cs="Arial"/>
          <w:sz w:val="20"/>
          <w:szCs w:val="20"/>
          <w:highlight w:val="yellow"/>
        </w:rPr>
        <w:t xml:space="preserve">98. Don’t know </w:t>
      </w:r>
    </w:p>
    <w:p w:rsidR="006519FD" w:rsidRDefault="006519FD" w:rsidP="006519FD">
      <w:pPr>
        <w:jc w:val="both"/>
        <w:rPr>
          <w:rFonts w:ascii="Arial" w:hAnsi="Arial" w:cs="Arial"/>
          <w:sz w:val="20"/>
          <w:szCs w:val="20"/>
          <w:highlight w:val="yellow"/>
        </w:rPr>
      </w:pPr>
      <w:r>
        <w:rPr>
          <w:rFonts w:ascii="Arial" w:hAnsi="Arial" w:cs="Arial"/>
          <w:sz w:val="20"/>
          <w:szCs w:val="20"/>
          <w:highlight w:val="yellow"/>
        </w:rPr>
        <w:t>99. Refused</w:t>
      </w:r>
    </w:p>
    <w:p w:rsidR="00B90188" w:rsidRPr="00B90188" w:rsidRDefault="00B90188" w:rsidP="00B90188">
      <w:pPr>
        <w:jc w:val="both"/>
        <w:rPr>
          <w:highlight w:val="yellow"/>
        </w:rPr>
      </w:pPr>
    </w:p>
    <w:p w:rsidR="00B90188" w:rsidRPr="00B90188" w:rsidRDefault="00B90188" w:rsidP="00B90188">
      <w:pPr>
        <w:jc w:val="both"/>
        <w:rPr>
          <w:highlight w:val="yellow"/>
        </w:rPr>
      </w:pPr>
      <w:r w:rsidRPr="00B90188">
        <w:rPr>
          <w:rFonts w:ascii="Arial" w:hAnsi="Arial" w:cs="Arial"/>
          <w:sz w:val="20"/>
          <w:szCs w:val="20"/>
          <w:highlight w:val="yellow"/>
        </w:rPr>
        <w:t xml:space="preserve">2.9 (If yes to the above) Have you heard the Taliban approach them (those who suffered harm)? </w:t>
      </w:r>
    </w:p>
    <w:p w:rsidR="006519FD" w:rsidRDefault="006519FD" w:rsidP="006519FD">
      <w:pPr>
        <w:jc w:val="both"/>
        <w:rPr>
          <w:rFonts w:ascii="Arial" w:hAnsi="Arial" w:cs="Arial"/>
          <w:sz w:val="20"/>
          <w:szCs w:val="20"/>
          <w:highlight w:val="yellow"/>
        </w:rPr>
      </w:pPr>
      <w:r>
        <w:rPr>
          <w:rFonts w:ascii="Arial" w:hAnsi="Arial" w:cs="Arial"/>
          <w:sz w:val="20"/>
          <w:szCs w:val="20"/>
          <w:highlight w:val="yellow"/>
        </w:rPr>
        <w:t>1. Yes</w:t>
      </w:r>
    </w:p>
    <w:p w:rsidR="006519FD" w:rsidRDefault="006519FD" w:rsidP="006519FD">
      <w:pPr>
        <w:jc w:val="both"/>
        <w:rPr>
          <w:rFonts w:ascii="Arial" w:hAnsi="Arial" w:cs="Arial"/>
          <w:sz w:val="20"/>
          <w:szCs w:val="20"/>
          <w:highlight w:val="yellow"/>
        </w:rPr>
      </w:pPr>
      <w:r>
        <w:rPr>
          <w:rFonts w:ascii="Arial" w:hAnsi="Arial" w:cs="Arial"/>
          <w:sz w:val="20"/>
          <w:szCs w:val="20"/>
          <w:highlight w:val="yellow"/>
        </w:rPr>
        <w:t xml:space="preserve">2. No </w:t>
      </w:r>
    </w:p>
    <w:p w:rsidR="006519FD" w:rsidRDefault="006519FD" w:rsidP="006519FD">
      <w:pPr>
        <w:jc w:val="both"/>
        <w:rPr>
          <w:rFonts w:ascii="Arial" w:hAnsi="Arial" w:cs="Arial"/>
          <w:sz w:val="20"/>
          <w:szCs w:val="20"/>
          <w:highlight w:val="yellow"/>
        </w:rPr>
      </w:pPr>
      <w:r>
        <w:rPr>
          <w:rFonts w:ascii="Arial" w:hAnsi="Arial" w:cs="Arial"/>
          <w:sz w:val="20"/>
          <w:szCs w:val="20"/>
          <w:highlight w:val="yellow"/>
        </w:rPr>
        <w:t xml:space="preserve">98. Don’t know </w:t>
      </w:r>
    </w:p>
    <w:p w:rsidR="006519FD" w:rsidRDefault="006519FD" w:rsidP="006519FD">
      <w:pPr>
        <w:jc w:val="both"/>
        <w:rPr>
          <w:rFonts w:ascii="Arial" w:hAnsi="Arial" w:cs="Arial"/>
          <w:sz w:val="20"/>
          <w:szCs w:val="20"/>
          <w:highlight w:val="yellow"/>
        </w:rPr>
      </w:pPr>
      <w:r>
        <w:rPr>
          <w:rFonts w:ascii="Arial" w:hAnsi="Arial" w:cs="Arial"/>
          <w:sz w:val="20"/>
          <w:szCs w:val="20"/>
          <w:highlight w:val="yellow"/>
        </w:rPr>
        <w:t>99. Refused</w:t>
      </w:r>
    </w:p>
    <w:p w:rsidR="00B90188" w:rsidRPr="00B90188" w:rsidRDefault="00B90188" w:rsidP="00B90188">
      <w:pPr>
        <w:jc w:val="both"/>
        <w:rPr>
          <w:highlight w:val="yellow"/>
        </w:rPr>
      </w:pPr>
    </w:p>
    <w:p w:rsidR="00B90188" w:rsidRPr="00B90188" w:rsidRDefault="00B90188" w:rsidP="00B90188">
      <w:pPr>
        <w:jc w:val="both"/>
        <w:rPr>
          <w:highlight w:val="yellow"/>
        </w:rPr>
      </w:pPr>
      <w:r w:rsidRPr="00B90188">
        <w:rPr>
          <w:rFonts w:ascii="Arial" w:hAnsi="Arial" w:cs="Arial"/>
          <w:sz w:val="20"/>
          <w:szCs w:val="20"/>
          <w:highlight w:val="yellow"/>
        </w:rPr>
        <w:t xml:space="preserve">2.10 (Over the past year) </w:t>
      </w:r>
      <w:proofErr w:type="gramStart"/>
      <w:r w:rsidRPr="00B90188">
        <w:rPr>
          <w:rFonts w:ascii="Arial" w:hAnsi="Arial" w:cs="Arial"/>
          <w:sz w:val="20"/>
          <w:szCs w:val="20"/>
          <w:highlight w:val="yellow"/>
        </w:rPr>
        <w:t>Have</w:t>
      </w:r>
      <w:proofErr w:type="gramEnd"/>
      <w:r w:rsidRPr="00B90188">
        <w:rPr>
          <w:rFonts w:ascii="Arial" w:hAnsi="Arial" w:cs="Arial"/>
          <w:sz w:val="20"/>
          <w:szCs w:val="20"/>
          <w:highlight w:val="yellow"/>
        </w:rPr>
        <w:t xml:space="preserve"> you heard of anyone in </w:t>
      </w:r>
      <w:r w:rsidR="007A3B9D">
        <w:rPr>
          <w:rFonts w:ascii="Arial" w:hAnsi="Arial" w:cs="Arial"/>
          <w:sz w:val="20"/>
          <w:szCs w:val="20"/>
          <w:highlight w:val="yellow"/>
        </w:rPr>
        <w:t>the area where you live</w:t>
      </w:r>
      <w:r w:rsidRPr="00B90188">
        <w:rPr>
          <w:rFonts w:ascii="Arial" w:hAnsi="Arial" w:cs="Arial"/>
          <w:sz w:val="20"/>
          <w:szCs w:val="20"/>
          <w:highlight w:val="yellow"/>
        </w:rPr>
        <w:t xml:space="preserve"> suffer harm due to the actions of the Taliban? </w:t>
      </w:r>
    </w:p>
    <w:p w:rsidR="006519FD" w:rsidRDefault="006519FD" w:rsidP="006519FD">
      <w:pPr>
        <w:jc w:val="both"/>
        <w:rPr>
          <w:rFonts w:ascii="Arial" w:hAnsi="Arial" w:cs="Arial"/>
          <w:sz w:val="20"/>
          <w:szCs w:val="20"/>
          <w:highlight w:val="yellow"/>
        </w:rPr>
      </w:pPr>
      <w:r>
        <w:rPr>
          <w:rFonts w:ascii="Arial" w:hAnsi="Arial" w:cs="Arial"/>
          <w:sz w:val="20"/>
          <w:szCs w:val="20"/>
          <w:highlight w:val="yellow"/>
        </w:rPr>
        <w:t>1. Yes</w:t>
      </w:r>
    </w:p>
    <w:p w:rsidR="006519FD" w:rsidRDefault="006519FD" w:rsidP="006519FD">
      <w:pPr>
        <w:jc w:val="both"/>
        <w:rPr>
          <w:rFonts w:ascii="Arial" w:hAnsi="Arial" w:cs="Arial"/>
          <w:sz w:val="20"/>
          <w:szCs w:val="20"/>
          <w:highlight w:val="yellow"/>
        </w:rPr>
      </w:pPr>
      <w:r>
        <w:rPr>
          <w:rFonts w:ascii="Arial" w:hAnsi="Arial" w:cs="Arial"/>
          <w:sz w:val="20"/>
          <w:szCs w:val="20"/>
          <w:highlight w:val="yellow"/>
        </w:rPr>
        <w:t xml:space="preserve">2. No </w:t>
      </w:r>
    </w:p>
    <w:p w:rsidR="006519FD" w:rsidRDefault="006519FD" w:rsidP="006519FD">
      <w:pPr>
        <w:jc w:val="both"/>
        <w:rPr>
          <w:rFonts w:ascii="Arial" w:hAnsi="Arial" w:cs="Arial"/>
          <w:sz w:val="20"/>
          <w:szCs w:val="20"/>
          <w:highlight w:val="yellow"/>
        </w:rPr>
      </w:pPr>
      <w:r>
        <w:rPr>
          <w:rFonts w:ascii="Arial" w:hAnsi="Arial" w:cs="Arial"/>
          <w:sz w:val="20"/>
          <w:szCs w:val="20"/>
          <w:highlight w:val="yellow"/>
        </w:rPr>
        <w:t xml:space="preserve">98. Don’t know </w:t>
      </w:r>
    </w:p>
    <w:p w:rsidR="006519FD" w:rsidRDefault="006519FD" w:rsidP="006519FD">
      <w:pPr>
        <w:jc w:val="both"/>
        <w:rPr>
          <w:rFonts w:ascii="Arial" w:hAnsi="Arial" w:cs="Arial"/>
          <w:sz w:val="20"/>
          <w:szCs w:val="20"/>
          <w:highlight w:val="yellow"/>
        </w:rPr>
      </w:pPr>
      <w:r>
        <w:rPr>
          <w:rFonts w:ascii="Arial" w:hAnsi="Arial" w:cs="Arial"/>
          <w:sz w:val="20"/>
          <w:szCs w:val="20"/>
          <w:highlight w:val="yellow"/>
        </w:rPr>
        <w:t>99. Refused</w:t>
      </w:r>
    </w:p>
    <w:p w:rsidR="00B90188" w:rsidRPr="00B90188" w:rsidRDefault="00B90188" w:rsidP="00B90188">
      <w:pPr>
        <w:jc w:val="both"/>
        <w:rPr>
          <w:highlight w:val="yellow"/>
        </w:rPr>
      </w:pPr>
    </w:p>
    <w:p w:rsidR="00B90188" w:rsidRPr="00B90188" w:rsidRDefault="00B90188" w:rsidP="00B90188">
      <w:pPr>
        <w:jc w:val="both"/>
        <w:rPr>
          <w:highlight w:val="yellow"/>
        </w:rPr>
      </w:pPr>
      <w:r w:rsidRPr="00B90188">
        <w:rPr>
          <w:rFonts w:ascii="Arial" w:hAnsi="Arial" w:cs="Arial"/>
          <w:sz w:val="20"/>
          <w:szCs w:val="20"/>
          <w:highlight w:val="yellow"/>
        </w:rPr>
        <w:t>2.11 (If yes to the above) Have you heard the Taliban approach them (those who suffered harm)?</w:t>
      </w:r>
    </w:p>
    <w:p w:rsidR="006519FD" w:rsidRDefault="006519FD" w:rsidP="006519FD">
      <w:pPr>
        <w:jc w:val="both"/>
        <w:rPr>
          <w:rFonts w:ascii="Arial" w:hAnsi="Arial" w:cs="Arial"/>
          <w:sz w:val="20"/>
          <w:szCs w:val="20"/>
          <w:highlight w:val="yellow"/>
        </w:rPr>
      </w:pPr>
      <w:r>
        <w:rPr>
          <w:rFonts w:ascii="Arial" w:hAnsi="Arial" w:cs="Arial"/>
          <w:sz w:val="20"/>
          <w:szCs w:val="20"/>
          <w:highlight w:val="yellow"/>
        </w:rPr>
        <w:t>1. Yes</w:t>
      </w:r>
    </w:p>
    <w:p w:rsidR="006519FD" w:rsidRDefault="006519FD" w:rsidP="006519FD">
      <w:pPr>
        <w:jc w:val="both"/>
        <w:rPr>
          <w:rFonts w:ascii="Arial" w:hAnsi="Arial" w:cs="Arial"/>
          <w:sz w:val="20"/>
          <w:szCs w:val="20"/>
          <w:highlight w:val="yellow"/>
        </w:rPr>
      </w:pPr>
      <w:r>
        <w:rPr>
          <w:rFonts w:ascii="Arial" w:hAnsi="Arial" w:cs="Arial"/>
          <w:sz w:val="20"/>
          <w:szCs w:val="20"/>
          <w:highlight w:val="yellow"/>
        </w:rPr>
        <w:t xml:space="preserve">2. No </w:t>
      </w:r>
    </w:p>
    <w:p w:rsidR="006519FD" w:rsidRDefault="006519FD" w:rsidP="006519FD">
      <w:pPr>
        <w:jc w:val="both"/>
        <w:rPr>
          <w:rFonts w:ascii="Arial" w:hAnsi="Arial" w:cs="Arial"/>
          <w:sz w:val="20"/>
          <w:szCs w:val="20"/>
          <w:highlight w:val="yellow"/>
        </w:rPr>
      </w:pPr>
      <w:r>
        <w:rPr>
          <w:rFonts w:ascii="Arial" w:hAnsi="Arial" w:cs="Arial"/>
          <w:sz w:val="20"/>
          <w:szCs w:val="20"/>
          <w:highlight w:val="yellow"/>
        </w:rPr>
        <w:t xml:space="preserve">98. Don’t know </w:t>
      </w:r>
    </w:p>
    <w:p w:rsidR="006519FD" w:rsidRDefault="006519FD" w:rsidP="006519FD">
      <w:pPr>
        <w:jc w:val="both"/>
        <w:rPr>
          <w:rFonts w:ascii="Arial" w:hAnsi="Arial" w:cs="Arial"/>
          <w:sz w:val="20"/>
          <w:szCs w:val="20"/>
          <w:highlight w:val="yellow"/>
        </w:rPr>
      </w:pPr>
      <w:r>
        <w:rPr>
          <w:rFonts w:ascii="Arial" w:hAnsi="Arial" w:cs="Arial"/>
          <w:sz w:val="20"/>
          <w:szCs w:val="20"/>
          <w:highlight w:val="yellow"/>
        </w:rPr>
        <w:t>99. Refused</w:t>
      </w:r>
    </w:p>
    <w:p w:rsidR="00B90188" w:rsidRPr="00B90188" w:rsidRDefault="00B90188" w:rsidP="00B90188">
      <w:pPr>
        <w:jc w:val="both"/>
        <w:rPr>
          <w:highlight w:val="yellow"/>
        </w:rPr>
      </w:pPr>
    </w:p>
    <w:p w:rsidR="00B90188" w:rsidRPr="00B90188" w:rsidRDefault="00B90188" w:rsidP="00B90188">
      <w:pPr>
        <w:jc w:val="both"/>
        <w:rPr>
          <w:highlight w:val="yellow"/>
        </w:rPr>
      </w:pPr>
      <w:r w:rsidRPr="00B90188">
        <w:rPr>
          <w:rFonts w:ascii="Arial" w:hAnsi="Arial" w:cs="Arial"/>
          <w:sz w:val="20"/>
          <w:szCs w:val="20"/>
          <w:highlight w:val="yellow"/>
        </w:rPr>
        <w:t xml:space="preserve">2.12 (Over the past year) </w:t>
      </w:r>
      <w:proofErr w:type="gramStart"/>
      <w:r w:rsidRPr="00B90188">
        <w:rPr>
          <w:rFonts w:ascii="Arial" w:hAnsi="Arial" w:cs="Arial"/>
          <w:sz w:val="20"/>
          <w:szCs w:val="20"/>
          <w:highlight w:val="yellow"/>
        </w:rPr>
        <w:t>Have</w:t>
      </w:r>
      <w:proofErr w:type="gramEnd"/>
      <w:r w:rsidRPr="00B90188">
        <w:rPr>
          <w:rFonts w:ascii="Arial" w:hAnsi="Arial" w:cs="Arial"/>
          <w:sz w:val="20"/>
          <w:szCs w:val="20"/>
          <w:highlight w:val="yellow"/>
        </w:rPr>
        <w:t xml:space="preserve"> you or anyone in your</w:t>
      </w:r>
      <w:r w:rsidRPr="00B90188">
        <w:rPr>
          <w:rFonts w:ascii="Arial" w:hAnsi="Arial" w:cs="Arial"/>
          <w:i/>
          <w:iCs/>
          <w:sz w:val="20"/>
          <w:szCs w:val="20"/>
          <w:highlight w:val="yellow"/>
        </w:rPr>
        <w:t xml:space="preserve"> </w:t>
      </w:r>
      <w:r w:rsidRPr="00B90188">
        <w:rPr>
          <w:rFonts w:ascii="Arial" w:hAnsi="Arial" w:cs="Arial"/>
          <w:sz w:val="20"/>
          <w:szCs w:val="20"/>
          <w:highlight w:val="yellow"/>
        </w:rPr>
        <w:t>family</w:t>
      </w:r>
      <w:r w:rsidRPr="00B90188">
        <w:rPr>
          <w:rFonts w:ascii="Arial" w:hAnsi="Arial" w:cs="Arial"/>
          <w:i/>
          <w:iCs/>
          <w:sz w:val="20"/>
          <w:szCs w:val="20"/>
          <w:highlight w:val="yellow"/>
        </w:rPr>
        <w:t xml:space="preserve"> </w:t>
      </w:r>
      <w:r w:rsidRPr="00B90188">
        <w:rPr>
          <w:rFonts w:ascii="Arial" w:hAnsi="Arial" w:cs="Arial"/>
          <w:sz w:val="20"/>
          <w:szCs w:val="20"/>
          <w:highlight w:val="yellow"/>
        </w:rPr>
        <w:t xml:space="preserve">suffered harm due to the actions of the Taliban? </w:t>
      </w:r>
    </w:p>
    <w:p w:rsidR="006519FD" w:rsidRDefault="006519FD" w:rsidP="006519FD">
      <w:pPr>
        <w:jc w:val="both"/>
        <w:rPr>
          <w:rFonts w:ascii="Arial" w:hAnsi="Arial" w:cs="Arial"/>
          <w:sz w:val="20"/>
          <w:szCs w:val="20"/>
          <w:highlight w:val="yellow"/>
        </w:rPr>
      </w:pPr>
      <w:r>
        <w:rPr>
          <w:rFonts w:ascii="Arial" w:hAnsi="Arial" w:cs="Arial"/>
          <w:sz w:val="20"/>
          <w:szCs w:val="20"/>
          <w:highlight w:val="yellow"/>
        </w:rPr>
        <w:t>1. Yes</w:t>
      </w:r>
    </w:p>
    <w:p w:rsidR="006519FD" w:rsidRDefault="006519FD" w:rsidP="006519FD">
      <w:pPr>
        <w:jc w:val="both"/>
        <w:rPr>
          <w:rFonts w:ascii="Arial" w:hAnsi="Arial" w:cs="Arial"/>
          <w:sz w:val="20"/>
          <w:szCs w:val="20"/>
          <w:highlight w:val="yellow"/>
        </w:rPr>
      </w:pPr>
      <w:r>
        <w:rPr>
          <w:rFonts w:ascii="Arial" w:hAnsi="Arial" w:cs="Arial"/>
          <w:sz w:val="20"/>
          <w:szCs w:val="20"/>
          <w:highlight w:val="yellow"/>
        </w:rPr>
        <w:t xml:space="preserve">2. No </w:t>
      </w:r>
    </w:p>
    <w:p w:rsidR="006519FD" w:rsidRDefault="006519FD" w:rsidP="006519FD">
      <w:pPr>
        <w:jc w:val="both"/>
        <w:rPr>
          <w:rFonts w:ascii="Arial" w:hAnsi="Arial" w:cs="Arial"/>
          <w:sz w:val="20"/>
          <w:szCs w:val="20"/>
          <w:highlight w:val="yellow"/>
        </w:rPr>
      </w:pPr>
      <w:r>
        <w:rPr>
          <w:rFonts w:ascii="Arial" w:hAnsi="Arial" w:cs="Arial"/>
          <w:sz w:val="20"/>
          <w:szCs w:val="20"/>
          <w:highlight w:val="yellow"/>
        </w:rPr>
        <w:t xml:space="preserve">98. Don’t know </w:t>
      </w:r>
    </w:p>
    <w:p w:rsidR="006519FD" w:rsidRDefault="006519FD" w:rsidP="006519FD">
      <w:pPr>
        <w:jc w:val="both"/>
        <w:rPr>
          <w:rFonts w:ascii="Arial" w:hAnsi="Arial" w:cs="Arial"/>
          <w:sz w:val="20"/>
          <w:szCs w:val="20"/>
          <w:highlight w:val="yellow"/>
        </w:rPr>
      </w:pPr>
      <w:r>
        <w:rPr>
          <w:rFonts w:ascii="Arial" w:hAnsi="Arial" w:cs="Arial"/>
          <w:sz w:val="20"/>
          <w:szCs w:val="20"/>
          <w:highlight w:val="yellow"/>
        </w:rPr>
        <w:t>99. Refused</w:t>
      </w:r>
    </w:p>
    <w:p w:rsidR="00B90188" w:rsidRPr="00B90188" w:rsidRDefault="00B90188" w:rsidP="00B90188">
      <w:pPr>
        <w:jc w:val="both"/>
        <w:rPr>
          <w:highlight w:val="yellow"/>
        </w:rPr>
      </w:pPr>
    </w:p>
    <w:p w:rsidR="00B90188" w:rsidRPr="00B90188" w:rsidRDefault="00B90188" w:rsidP="00B90188">
      <w:pPr>
        <w:jc w:val="both"/>
        <w:rPr>
          <w:highlight w:val="yellow"/>
        </w:rPr>
      </w:pPr>
      <w:r w:rsidRPr="00B90188">
        <w:rPr>
          <w:rFonts w:ascii="Arial" w:hAnsi="Arial" w:cs="Arial"/>
          <w:sz w:val="20"/>
          <w:szCs w:val="20"/>
          <w:highlight w:val="yellow"/>
        </w:rPr>
        <w:t>2.13 (If yes to the above) Have you (or your family) been approached by the Taliban after they caused harm?</w:t>
      </w:r>
    </w:p>
    <w:p w:rsidR="006519FD" w:rsidRDefault="00B90188" w:rsidP="006519FD">
      <w:pPr>
        <w:jc w:val="both"/>
        <w:rPr>
          <w:rFonts w:ascii="Arial" w:hAnsi="Arial" w:cs="Arial"/>
          <w:sz w:val="20"/>
          <w:szCs w:val="20"/>
          <w:highlight w:val="yellow"/>
        </w:rPr>
      </w:pPr>
      <w:r w:rsidRPr="00B90188">
        <w:rPr>
          <w:rFonts w:ascii="Arial" w:hAnsi="Arial" w:cs="Arial"/>
          <w:sz w:val="20"/>
          <w:szCs w:val="20"/>
          <w:highlight w:val="yellow"/>
        </w:rPr>
        <w:t> </w:t>
      </w:r>
      <w:r w:rsidR="006519FD">
        <w:rPr>
          <w:rFonts w:ascii="Arial" w:hAnsi="Arial" w:cs="Arial"/>
          <w:sz w:val="20"/>
          <w:szCs w:val="20"/>
          <w:highlight w:val="yellow"/>
        </w:rPr>
        <w:t>1. Yes</w:t>
      </w:r>
    </w:p>
    <w:p w:rsidR="006519FD" w:rsidRDefault="006519FD" w:rsidP="006519FD">
      <w:pPr>
        <w:jc w:val="both"/>
        <w:rPr>
          <w:rFonts w:ascii="Arial" w:hAnsi="Arial" w:cs="Arial"/>
          <w:sz w:val="20"/>
          <w:szCs w:val="20"/>
          <w:highlight w:val="yellow"/>
        </w:rPr>
      </w:pPr>
      <w:r>
        <w:rPr>
          <w:rFonts w:ascii="Arial" w:hAnsi="Arial" w:cs="Arial"/>
          <w:sz w:val="20"/>
          <w:szCs w:val="20"/>
          <w:highlight w:val="yellow"/>
        </w:rPr>
        <w:t xml:space="preserve">2. No </w:t>
      </w:r>
    </w:p>
    <w:p w:rsidR="006519FD" w:rsidRDefault="006519FD" w:rsidP="006519FD">
      <w:pPr>
        <w:jc w:val="both"/>
        <w:rPr>
          <w:rFonts w:ascii="Arial" w:hAnsi="Arial" w:cs="Arial"/>
          <w:sz w:val="20"/>
          <w:szCs w:val="20"/>
          <w:highlight w:val="yellow"/>
        </w:rPr>
      </w:pPr>
      <w:r>
        <w:rPr>
          <w:rFonts w:ascii="Arial" w:hAnsi="Arial" w:cs="Arial"/>
          <w:sz w:val="20"/>
          <w:szCs w:val="20"/>
          <w:highlight w:val="yellow"/>
        </w:rPr>
        <w:t xml:space="preserve">98. Don’t know </w:t>
      </w:r>
    </w:p>
    <w:p w:rsidR="006519FD" w:rsidRDefault="006519FD" w:rsidP="006519FD">
      <w:pPr>
        <w:jc w:val="both"/>
        <w:rPr>
          <w:rFonts w:ascii="Arial" w:hAnsi="Arial" w:cs="Arial"/>
          <w:sz w:val="20"/>
          <w:szCs w:val="20"/>
          <w:highlight w:val="yellow"/>
        </w:rPr>
      </w:pPr>
      <w:r>
        <w:rPr>
          <w:rFonts w:ascii="Arial" w:hAnsi="Arial" w:cs="Arial"/>
          <w:sz w:val="20"/>
          <w:szCs w:val="20"/>
          <w:highlight w:val="yellow"/>
        </w:rPr>
        <w:t>99. Refused</w:t>
      </w:r>
    </w:p>
    <w:p w:rsidR="00B90188" w:rsidRDefault="00B90188" w:rsidP="006519FD">
      <w:pPr>
        <w:jc w:val="both"/>
      </w:pPr>
    </w:p>
    <w:p w:rsidR="006E69C3" w:rsidRPr="00D92AE5" w:rsidRDefault="006E69C3" w:rsidP="006E69C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 w:val="23"/>
          <w:szCs w:val="23"/>
        </w:rPr>
      </w:pPr>
    </w:p>
    <w:p w:rsidR="009C14FC" w:rsidRDefault="009C14FC" w:rsidP="0047568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 w:val="34"/>
          <w:szCs w:val="34"/>
        </w:rPr>
      </w:pPr>
    </w:p>
    <w:p w:rsidR="00475688" w:rsidRPr="00D92AE5" w:rsidRDefault="00475688" w:rsidP="0047568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 w:val="34"/>
          <w:szCs w:val="28"/>
        </w:rPr>
      </w:pPr>
      <w:r w:rsidRPr="00D92AE5">
        <w:rPr>
          <w:rFonts w:ascii="Times" w:hAnsi="Times" w:cs="Times"/>
          <w:color w:val="000000" w:themeColor="text1"/>
          <w:sz w:val="34"/>
          <w:szCs w:val="34"/>
        </w:rPr>
        <w:lastRenderedPageBreak/>
        <w:t>Section 3:</w:t>
      </w:r>
      <w:r w:rsidR="00E101EC" w:rsidRPr="00D92AE5">
        <w:rPr>
          <w:rFonts w:ascii="Times" w:hAnsi="Times" w:cs="Times"/>
          <w:color w:val="000000" w:themeColor="text1"/>
          <w:sz w:val="34"/>
          <w:szCs w:val="34"/>
        </w:rPr>
        <w:t xml:space="preserve"> </w:t>
      </w:r>
      <w:r w:rsidRPr="00D92AE5">
        <w:rPr>
          <w:rFonts w:ascii="Times" w:hAnsi="Times" w:cs="Times"/>
          <w:color w:val="000000" w:themeColor="text1"/>
          <w:sz w:val="34"/>
          <w:szCs w:val="28"/>
        </w:rPr>
        <w:t>Treatment</w:t>
      </w:r>
    </w:p>
    <w:p w:rsidR="00475688" w:rsidRPr="00D92AE5" w:rsidRDefault="00475688"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000000" w:themeColor="text1"/>
          <w:sz w:val="23"/>
          <w:szCs w:val="23"/>
        </w:rPr>
      </w:pPr>
    </w:p>
    <w:p w:rsidR="001D45D4" w:rsidRPr="00D92AE5" w:rsidRDefault="001D45D4" w:rsidP="00AA577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sidRPr="00D92AE5">
        <w:rPr>
          <w:rFonts w:ascii="Times" w:hAnsi="Times" w:cs="Helvetica"/>
          <w:color w:val="000000" w:themeColor="text1"/>
          <w:szCs w:val="23"/>
        </w:rPr>
        <w:t>Interviewer</w:t>
      </w:r>
      <w:r w:rsidRPr="00D92AE5">
        <w:rPr>
          <w:rFonts w:ascii="Times" w:hAnsi="Times" w:cs="Times"/>
          <w:color w:val="000000" w:themeColor="text1"/>
          <w:szCs w:val="23"/>
        </w:rPr>
        <w:t xml:space="preserve">: I’m first going to read a short statement and then will ask you several </w:t>
      </w:r>
      <w:r w:rsidR="00E101EC" w:rsidRPr="00D92AE5">
        <w:rPr>
          <w:rFonts w:ascii="Times" w:hAnsi="Times" w:cs="Times"/>
          <w:color w:val="000000" w:themeColor="text1"/>
          <w:szCs w:val="23"/>
        </w:rPr>
        <w:t>ques</w:t>
      </w:r>
      <w:r w:rsidRPr="00D92AE5">
        <w:rPr>
          <w:rFonts w:ascii="Times" w:hAnsi="Times" w:cs="Times"/>
          <w:color w:val="000000" w:themeColor="text1"/>
          <w:szCs w:val="23"/>
        </w:rPr>
        <w:t>tions about your views.</w:t>
      </w:r>
      <w:r w:rsidR="00E101EC" w:rsidRPr="00D92AE5">
        <w:rPr>
          <w:rFonts w:ascii="Times" w:hAnsi="Times" w:cs="Times"/>
          <w:color w:val="000000" w:themeColor="text1"/>
          <w:szCs w:val="23"/>
        </w:rPr>
        <w:t xml:space="preserve"> (This statement will be dropped in case of 3</w:t>
      </w:r>
      <w:del w:id="5" w:author="Rafiq Kakar" w:date="2011-01-10T15:21:00Z">
        <w:r w:rsidR="00E101EC" w:rsidRPr="00D92AE5" w:rsidDel="00AA5773">
          <w:rPr>
            <w:rFonts w:ascii="Times" w:hAnsi="Times" w:cs="Times"/>
            <w:color w:val="000000" w:themeColor="text1"/>
            <w:szCs w:val="23"/>
          </w:rPr>
          <w:delText>-3</w:delText>
        </w:r>
      </w:del>
      <w:ins w:id="6" w:author="Rafiq Kakar" w:date="2011-01-10T15:21:00Z">
        <w:r w:rsidR="00AA5773">
          <w:rPr>
            <w:rFonts w:ascii="Times" w:hAnsi="Times" w:cs="Times"/>
            <w:color w:val="000000" w:themeColor="text1"/>
            <w:szCs w:val="23"/>
          </w:rPr>
          <w:t>C</w:t>
        </w:r>
      </w:ins>
      <w:r w:rsidR="00E101EC" w:rsidRPr="00D92AE5">
        <w:rPr>
          <w:rFonts w:ascii="Times" w:hAnsi="Times" w:cs="Times"/>
          <w:color w:val="000000" w:themeColor="text1"/>
          <w:szCs w:val="23"/>
        </w:rPr>
        <w:t xml:space="preserve">). </w:t>
      </w:r>
    </w:p>
    <w:p w:rsidR="009C14FC" w:rsidRDefault="009C14FC"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p>
    <w:p w:rsidR="009C14FC" w:rsidRDefault="009C14FC" w:rsidP="009C14F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r w:rsidRPr="00D92AE5">
        <w:rPr>
          <w:rFonts w:ascii="Times" w:hAnsi="Times" w:cs="Monaco"/>
          <w:color w:val="000000" w:themeColor="text1"/>
          <w:szCs w:val="23"/>
        </w:rPr>
        <w:t>3</w:t>
      </w:r>
      <w:r>
        <w:rPr>
          <w:rFonts w:ascii="Times" w:hAnsi="Times" w:cs="Monaco"/>
          <w:color w:val="000000" w:themeColor="text1"/>
          <w:szCs w:val="23"/>
        </w:rPr>
        <w:t>A</w:t>
      </w:r>
      <w:r w:rsidRPr="00D92AE5">
        <w:rPr>
          <w:rFonts w:ascii="Times" w:hAnsi="Times" w:cs="Monaco"/>
          <w:color w:val="000000" w:themeColor="text1"/>
          <w:szCs w:val="23"/>
        </w:rPr>
        <w:t xml:space="preserve">. </w:t>
      </w:r>
      <w:proofErr w:type="gramStart"/>
      <w:r>
        <w:rPr>
          <w:rFonts w:ascii="Times" w:hAnsi="Times" w:cs="Monaco"/>
          <w:color w:val="000000" w:themeColor="text1"/>
          <w:szCs w:val="23"/>
        </w:rPr>
        <w:t>Foreign</w:t>
      </w:r>
      <w:proofErr w:type="gramEnd"/>
      <w:r>
        <w:rPr>
          <w:rFonts w:ascii="Times" w:hAnsi="Times" w:cs="Monaco"/>
          <w:color w:val="000000" w:themeColor="text1"/>
          <w:szCs w:val="23"/>
        </w:rPr>
        <w:t xml:space="preserve"> forces have recently been conducting combat operations in your area. As a direct result of the</w:t>
      </w:r>
      <w:r w:rsidR="00EC0D07">
        <w:rPr>
          <w:rFonts w:ascii="Times" w:hAnsi="Times" w:cs="Monaco"/>
          <w:color w:val="000000" w:themeColor="text1"/>
          <w:szCs w:val="23"/>
        </w:rPr>
        <w:t>ir</w:t>
      </w:r>
      <w:r>
        <w:rPr>
          <w:rFonts w:ascii="Times" w:hAnsi="Times" w:cs="Monaco"/>
          <w:color w:val="000000" w:themeColor="text1"/>
          <w:szCs w:val="23"/>
        </w:rPr>
        <w:t xml:space="preserve"> actions, foreign forces have killed or injured innocent civilians. Foreign forces are also responsible for damaging or destroying property through their actions. Foreign forces typically do not compensate injured parties for these losses, creating severe hardship for surviving family members and the broader community. </w:t>
      </w:r>
    </w:p>
    <w:p w:rsidR="009C14FC" w:rsidRDefault="009C14FC" w:rsidP="009C14F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p>
    <w:p w:rsidR="009C14FC" w:rsidRDefault="009C14FC" w:rsidP="009C14F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r w:rsidRPr="00D92AE5">
        <w:rPr>
          <w:rFonts w:ascii="Times" w:hAnsi="Times" w:cs="Monaco"/>
          <w:color w:val="000000" w:themeColor="text1"/>
          <w:szCs w:val="23"/>
        </w:rPr>
        <w:t>3</w:t>
      </w:r>
      <w:r>
        <w:rPr>
          <w:rFonts w:ascii="Times" w:hAnsi="Times" w:cs="Monaco"/>
          <w:color w:val="000000" w:themeColor="text1"/>
          <w:szCs w:val="23"/>
        </w:rPr>
        <w:t>B</w:t>
      </w:r>
      <w:r w:rsidRPr="00D92AE5">
        <w:rPr>
          <w:rFonts w:ascii="Times" w:hAnsi="Times" w:cs="Monaco"/>
          <w:color w:val="000000" w:themeColor="text1"/>
          <w:szCs w:val="23"/>
        </w:rPr>
        <w:t xml:space="preserve">. </w:t>
      </w:r>
      <w:r>
        <w:rPr>
          <w:rFonts w:ascii="Times" w:hAnsi="Times" w:cs="Monaco"/>
          <w:color w:val="000000" w:themeColor="text1"/>
          <w:szCs w:val="23"/>
        </w:rPr>
        <w:t>The Taliban has recently been conducting combat operations in your area. As a direct result of the</w:t>
      </w:r>
      <w:r w:rsidR="00EC0D07">
        <w:rPr>
          <w:rFonts w:ascii="Times" w:hAnsi="Times" w:cs="Monaco"/>
          <w:color w:val="000000" w:themeColor="text1"/>
          <w:szCs w:val="23"/>
        </w:rPr>
        <w:t>ir</w:t>
      </w:r>
      <w:r>
        <w:rPr>
          <w:rFonts w:ascii="Times" w:hAnsi="Times" w:cs="Monaco"/>
          <w:color w:val="000000" w:themeColor="text1"/>
          <w:szCs w:val="23"/>
        </w:rPr>
        <w:t xml:space="preserve"> actions, </w:t>
      </w:r>
      <w:r w:rsidR="00EC0D07">
        <w:rPr>
          <w:rFonts w:ascii="Times" w:hAnsi="Times" w:cs="Monaco"/>
          <w:color w:val="000000" w:themeColor="text1"/>
          <w:szCs w:val="23"/>
        </w:rPr>
        <w:t>the Taliban</w:t>
      </w:r>
      <w:r>
        <w:rPr>
          <w:rFonts w:ascii="Times" w:hAnsi="Times" w:cs="Monaco"/>
          <w:color w:val="000000" w:themeColor="text1"/>
          <w:szCs w:val="23"/>
        </w:rPr>
        <w:t xml:space="preserve"> have killed or injured innocent civilians. </w:t>
      </w:r>
      <w:r w:rsidR="00EC0D07">
        <w:rPr>
          <w:rFonts w:ascii="Times" w:hAnsi="Times" w:cs="Monaco"/>
          <w:color w:val="000000" w:themeColor="text1"/>
          <w:szCs w:val="23"/>
        </w:rPr>
        <w:t>The Taliban</w:t>
      </w:r>
      <w:r>
        <w:rPr>
          <w:rFonts w:ascii="Times" w:hAnsi="Times" w:cs="Monaco"/>
          <w:color w:val="000000" w:themeColor="text1"/>
          <w:szCs w:val="23"/>
        </w:rPr>
        <w:t xml:space="preserve"> are also responsible for damaging or destroying property through their actions. </w:t>
      </w:r>
      <w:r w:rsidR="00EC0D07">
        <w:rPr>
          <w:rFonts w:ascii="Times" w:hAnsi="Times" w:cs="Monaco"/>
          <w:color w:val="000000" w:themeColor="text1"/>
          <w:szCs w:val="23"/>
        </w:rPr>
        <w:t>The Taliban</w:t>
      </w:r>
      <w:r>
        <w:rPr>
          <w:rFonts w:ascii="Times" w:hAnsi="Times" w:cs="Monaco"/>
          <w:color w:val="000000" w:themeColor="text1"/>
          <w:szCs w:val="23"/>
        </w:rPr>
        <w:t xml:space="preserve"> typically do not compensate injured parties for these losses, creating severe hardship for surviving family members and the broader community. </w:t>
      </w:r>
    </w:p>
    <w:p w:rsidR="00E101EC" w:rsidRPr="00D92AE5" w:rsidRDefault="00E101EC"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p>
    <w:p w:rsidR="00E101EC" w:rsidRPr="00D92AE5" w:rsidRDefault="00E101EC"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sidRPr="00D92AE5">
        <w:rPr>
          <w:rFonts w:ascii="Times" w:hAnsi="Times" w:cs="Monaco"/>
          <w:color w:val="000000" w:themeColor="text1"/>
          <w:szCs w:val="23"/>
        </w:rPr>
        <w:t>3</w:t>
      </w:r>
      <w:r w:rsidR="008B45D4">
        <w:rPr>
          <w:rFonts w:ascii="Times" w:hAnsi="Times" w:cs="Monaco"/>
          <w:color w:val="000000" w:themeColor="text1"/>
          <w:szCs w:val="23"/>
        </w:rPr>
        <w:t>C</w:t>
      </w:r>
      <w:r w:rsidR="001D45D4" w:rsidRPr="00D92AE5">
        <w:rPr>
          <w:rFonts w:ascii="Times" w:hAnsi="Times" w:cs="Monaco"/>
          <w:color w:val="000000" w:themeColor="text1"/>
          <w:szCs w:val="23"/>
        </w:rPr>
        <w:t xml:space="preserve"> </w:t>
      </w:r>
      <w:r w:rsidR="001D45D4" w:rsidRPr="00D92AE5">
        <w:rPr>
          <w:rFonts w:ascii="Times" w:hAnsi="Times" w:cs="Times"/>
          <w:color w:val="000000" w:themeColor="text1"/>
          <w:szCs w:val="23"/>
        </w:rPr>
        <w:t xml:space="preserve">No statement is read; proceed directly to next section. </w:t>
      </w:r>
    </w:p>
    <w:p w:rsidR="00E101EC" w:rsidRPr="00D92AE5" w:rsidRDefault="00E101EC"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 w:val="23"/>
          <w:szCs w:val="23"/>
        </w:rPr>
      </w:pPr>
    </w:p>
    <w:p w:rsidR="001D45D4" w:rsidRPr="00D92AE5" w:rsidRDefault="00E101EC"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 w:val="28"/>
          <w:szCs w:val="28"/>
        </w:rPr>
      </w:pPr>
      <w:r w:rsidRPr="00D92AE5">
        <w:rPr>
          <w:rFonts w:ascii="Times" w:hAnsi="Times" w:cs="Times"/>
          <w:color w:val="000000" w:themeColor="text1"/>
          <w:sz w:val="28"/>
          <w:szCs w:val="28"/>
        </w:rPr>
        <w:t>Section 4</w:t>
      </w:r>
      <w:r w:rsidR="001D45D4" w:rsidRPr="00D92AE5">
        <w:rPr>
          <w:rFonts w:ascii="Times" w:hAnsi="Times" w:cs="Times"/>
          <w:color w:val="000000" w:themeColor="text1"/>
          <w:sz w:val="28"/>
          <w:szCs w:val="28"/>
        </w:rPr>
        <w:t xml:space="preserve">: </w:t>
      </w:r>
      <w:r w:rsidRPr="00D92AE5">
        <w:rPr>
          <w:rFonts w:ascii="Times" w:hAnsi="Times" w:cs="Times"/>
          <w:color w:val="000000" w:themeColor="text1"/>
          <w:sz w:val="28"/>
          <w:szCs w:val="28"/>
        </w:rPr>
        <w:t xml:space="preserve">The </w:t>
      </w:r>
      <w:r w:rsidR="001D45D4" w:rsidRPr="00D92AE5">
        <w:rPr>
          <w:rFonts w:ascii="Times" w:hAnsi="Times" w:cs="Times"/>
          <w:color w:val="000000" w:themeColor="text1"/>
          <w:sz w:val="28"/>
          <w:szCs w:val="28"/>
        </w:rPr>
        <w:t>List Experiment</w:t>
      </w:r>
    </w:p>
    <w:p w:rsidR="00B33212" w:rsidRDefault="00B33212" w:rsidP="00B3321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szCs w:val="23"/>
        </w:rPr>
      </w:pPr>
    </w:p>
    <w:p w:rsidR="00B33212" w:rsidRPr="00312DE2" w:rsidRDefault="00B33212" w:rsidP="00B3321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Helvetica"/>
          <w:color w:val="000000"/>
          <w:szCs w:val="23"/>
        </w:rPr>
      </w:pPr>
      <w:r>
        <w:rPr>
          <w:rFonts w:ascii="Times" w:hAnsi="Times" w:cs="Times"/>
          <w:color w:val="000000"/>
          <w:szCs w:val="23"/>
        </w:rPr>
        <w:t>Now let me explain the following question with a hypothetical example so you understand how to answer it.</w:t>
      </w:r>
      <w:r>
        <w:rPr>
          <w:rFonts w:ascii="Times" w:hAnsi="Times" w:cs="Helvetica"/>
          <w:color w:val="000000"/>
          <w:szCs w:val="23"/>
        </w:rPr>
        <w:t xml:space="preserve"> </w:t>
      </w:r>
      <w:r w:rsidRPr="00D92AE5">
        <w:rPr>
          <w:rFonts w:ascii="Times" w:hAnsi="Times" w:cs="Times"/>
          <w:color w:val="000000"/>
          <w:szCs w:val="23"/>
        </w:rPr>
        <w:t xml:space="preserve">I’m going to read you a list with the names of different </w:t>
      </w:r>
      <w:r>
        <w:rPr>
          <w:rFonts w:ascii="Times" w:hAnsi="Times" w:cs="Times"/>
          <w:color w:val="000000"/>
          <w:szCs w:val="23"/>
        </w:rPr>
        <w:t>fruits</w:t>
      </w:r>
      <w:r w:rsidRPr="00D92AE5">
        <w:rPr>
          <w:rFonts w:ascii="Times" w:hAnsi="Times" w:cs="Times"/>
          <w:color w:val="000000"/>
          <w:szCs w:val="23"/>
        </w:rPr>
        <w:t xml:space="preserve"> on it. After I read the entire list, I’d like you to tell me how many of these </w:t>
      </w:r>
      <w:r>
        <w:rPr>
          <w:rFonts w:ascii="Times" w:hAnsi="Times" w:cs="Times"/>
          <w:color w:val="000000"/>
          <w:szCs w:val="23"/>
        </w:rPr>
        <w:t>fruits</w:t>
      </w:r>
      <w:r w:rsidRPr="00D92AE5">
        <w:rPr>
          <w:rFonts w:ascii="Times" w:hAnsi="Times" w:cs="Times"/>
          <w:color w:val="000000"/>
          <w:szCs w:val="23"/>
        </w:rPr>
        <w:t xml:space="preserve"> you </w:t>
      </w:r>
      <w:r>
        <w:rPr>
          <w:rFonts w:ascii="Times" w:hAnsi="Times" w:cs="Times"/>
          <w:color w:val="000000"/>
          <w:szCs w:val="23"/>
        </w:rPr>
        <w:t>like to eat (assuming that they are available throughout the year)</w:t>
      </w:r>
      <w:r w:rsidRPr="00D92AE5">
        <w:rPr>
          <w:rFonts w:ascii="Times" w:hAnsi="Times" w:cs="Times"/>
          <w:color w:val="000000"/>
          <w:szCs w:val="23"/>
        </w:rPr>
        <w:t xml:space="preserve">. </w:t>
      </w:r>
      <w:r>
        <w:rPr>
          <w:rFonts w:ascii="Times" w:hAnsi="Times" w:cs="Times"/>
          <w:color w:val="000000"/>
          <w:szCs w:val="23"/>
        </w:rPr>
        <w:t xml:space="preserve"> </w:t>
      </w:r>
      <w:r w:rsidRPr="00D92AE5">
        <w:rPr>
          <w:rFonts w:ascii="Times" w:hAnsi="Times" w:cs="Times"/>
          <w:color w:val="000000"/>
          <w:szCs w:val="23"/>
        </w:rPr>
        <w:t>Please don’t tell me which ones you generally</w:t>
      </w:r>
      <w:r>
        <w:rPr>
          <w:rFonts w:ascii="Times" w:hAnsi="Times" w:cs="Times"/>
          <w:color w:val="000000"/>
          <w:szCs w:val="23"/>
        </w:rPr>
        <w:t xml:space="preserve"> eat</w:t>
      </w:r>
      <w:r w:rsidRPr="00D92AE5">
        <w:rPr>
          <w:rFonts w:ascii="Times" w:hAnsi="Times" w:cs="Times"/>
          <w:color w:val="000000"/>
          <w:szCs w:val="23"/>
        </w:rPr>
        <w:t xml:space="preserve">; only tell me </w:t>
      </w:r>
      <w:r w:rsidRPr="00D92AE5">
        <w:rPr>
          <w:rFonts w:ascii="Times" w:hAnsi="Times" w:cs="Helvetica"/>
          <w:color w:val="000000"/>
          <w:szCs w:val="23"/>
        </w:rPr>
        <w:t xml:space="preserve">how </w:t>
      </w:r>
      <w:r w:rsidRPr="00D92AE5">
        <w:rPr>
          <w:rFonts w:ascii="Times" w:hAnsi="Times" w:cs="Helvetica"/>
          <w:color w:val="000000"/>
          <w:szCs w:val="23"/>
          <w:u w:val="single"/>
        </w:rPr>
        <w:t xml:space="preserve">many </w:t>
      </w:r>
      <w:r w:rsidRPr="00D92AE5">
        <w:rPr>
          <w:rFonts w:ascii="Times" w:hAnsi="Times" w:cs="Times"/>
          <w:color w:val="000000"/>
          <w:szCs w:val="23"/>
        </w:rPr>
        <w:t xml:space="preserve">you </w:t>
      </w:r>
      <w:r>
        <w:rPr>
          <w:rFonts w:ascii="Times" w:hAnsi="Times" w:cs="Times"/>
          <w:color w:val="000000"/>
          <w:szCs w:val="23"/>
        </w:rPr>
        <w:t>eat</w:t>
      </w:r>
      <w:r w:rsidRPr="00D92AE5">
        <w:rPr>
          <w:rFonts w:ascii="Times" w:hAnsi="Times" w:cs="Times"/>
          <w:color w:val="000000"/>
          <w:szCs w:val="23"/>
        </w:rPr>
        <w:t>.</w:t>
      </w:r>
    </w:p>
    <w:p w:rsidR="00B33212" w:rsidRDefault="00B33212" w:rsidP="00B3321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szCs w:val="23"/>
        </w:rPr>
      </w:pPr>
    </w:p>
    <w:p w:rsidR="00B33212" w:rsidRDefault="00B33212" w:rsidP="00B3321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szCs w:val="23"/>
        </w:rPr>
      </w:pPr>
      <w:r>
        <w:rPr>
          <w:rFonts w:ascii="Times" w:hAnsi="Times" w:cs="Times"/>
          <w:color w:val="000000"/>
          <w:szCs w:val="23"/>
        </w:rPr>
        <w:t>1. Apples</w:t>
      </w:r>
    </w:p>
    <w:p w:rsidR="00B33212" w:rsidRDefault="00B33212" w:rsidP="00B3321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szCs w:val="23"/>
        </w:rPr>
      </w:pPr>
      <w:r>
        <w:rPr>
          <w:rFonts w:ascii="Times" w:hAnsi="Times" w:cs="Times"/>
          <w:color w:val="000000"/>
          <w:szCs w:val="23"/>
        </w:rPr>
        <w:t>2. Pomegranates</w:t>
      </w:r>
    </w:p>
    <w:p w:rsidR="00B33212" w:rsidRDefault="00B33212" w:rsidP="00B3321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szCs w:val="23"/>
        </w:rPr>
      </w:pPr>
      <w:r>
        <w:rPr>
          <w:rFonts w:ascii="Times" w:hAnsi="Times" w:cs="Times"/>
          <w:color w:val="000000"/>
          <w:szCs w:val="23"/>
        </w:rPr>
        <w:t>3. Grapes</w:t>
      </w:r>
    </w:p>
    <w:p w:rsidR="00B33212" w:rsidRDefault="00B33212" w:rsidP="00B3321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szCs w:val="23"/>
        </w:rPr>
      </w:pPr>
    </w:p>
    <w:p w:rsidR="00B33212" w:rsidRDefault="00B33212" w:rsidP="00B3321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szCs w:val="23"/>
        </w:rPr>
      </w:pPr>
      <w:r>
        <w:rPr>
          <w:rFonts w:ascii="Times" w:hAnsi="Times" w:cs="Times"/>
          <w:color w:val="000000"/>
          <w:szCs w:val="23"/>
        </w:rPr>
        <w:t>Now, your answer can only be in numbers (0</w:t>
      </w:r>
      <w:proofErr w:type="gramStart"/>
      <w:r>
        <w:rPr>
          <w:rFonts w:ascii="Times" w:hAnsi="Times" w:cs="Times"/>
          <w:color w:val="000000"/>
          <w:szCs w:val="23"/>
        </w:rPr>
        <w:t>,1,2</w:t>
      </w:r>
      <w:proofErr w:type="gramEnd"/>
      <w:r>
        <w:rPr>
          <w:rFonts w:ascii="Times" w:hAnsi="Times" w:cs="Times"/>
          <w:color w:val="000000"/>
          <w:szCs w:val="23"/>
        </w:rPr>
        <w:t>,</w:t>
      </w:r>
      <w:r w:rsidR="008C73FC">
        <w:rPr>
          <w:rFonts w:ascii="Times" w:hAnsi="Times" w:cs="Times"/>
          <w:color w:val="000000"/>
          <w:szCs w:val="23"/>
        </w:rPr>
        <w:t xml:space="preserve"> or </w:t>
      </w:r>
      <w:r>
        <w:rPr>
          <w:rFonts w:ascii="Times" w:hAnsi="Times" w:cs="Times"/>
          <w:color w:val="000000"/>
          <w:szCs w:val="23"/>
        </w:rPr>
        <w:t>3), but you cannot respond by naming the fruits that you prefer to eat. Is this understood? Let us go back to the survey question now.</w:t>
      </w:r>
    </w:p>
    <w:p w:rsidR="00B33212" w:rsidRDefault="00B33212" w:rsidP="00B3321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szCs w:val="23"/>
        </w:rPr>
      </w:pPr>
    </w:p>
    <w:p w:rsidR="00B33212" w:rsidRDefault="00B33212"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Helvetica"/>
          <w:color w:val="000000" w:themeColor="text1"/>
          <w:szCs w:val="23"/>
        </w:rPr>
      </w:pPr>
    </w:p>
    <w:p w:rsidR="00B33212" w:rsidRDefault="00B33212"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Helvetica"/>
          <w:color w:val="000000" w:themeColor="text1"/>
          <w:szCs w:val="23"/>
        </w:rPr>
      </w:pPr>
    </w:p>
    <w:p w:rsidR="00B33212" w:rsidRDefault="00B33212"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Helvetica"/>
          <w:color w:val="000000" w:themeColor="text1"/>
          <w:szCs w:val="23"/>
        </w:rPr>
      </w:pPr>
    </w:p>
    <w:p w:rsidR="00B33212" w:rsidRDefault="00B33212"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Helvetica"/>
          <w:color w:val="000000" w:themeColor="text1"/>
          <w:szCs w:val="23"/>
        </w:rPr>
      </w:pPr>
    </w:p>
    <w:p w:rsidR="00B33212" w:rsidRDefault="00B33212"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Helvetica"/>
          <w:color w:val="000000" w:themeColor="text1"/>
          <w:szCs w:val="23"/>
        </w:rPr>
      </w:pPr>
    </w:p>
    <w:p w:rsidR="00B33212" w:rsidRDefault="00B33212"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Helvetica"/>
          <w:color w:val="000000" w:themeColor="text1"/>
          <w:szCs w:val="23"/>
        </w:rPr>
      </w:pPr>
    </w:p>
    <w:p w:rsidR="00B33212" w:rsidRDefault="00B33212"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Helvetica"/>
          <w:color w:val="000000" w:themeColor="text1"/>
          <w:szCs w:val="23"/>
        </w:rPr>
      </w:pPr>
    </w:p>
    <w:p w:rsidR="00B33212" w:rsidRDefault="00B33212"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Helvetica"/>
          <w:color w:val="000000" w:themeColor="text1"/>
          <w:szCs w:val="23"/>
        </w:rPr>
      </w:pPr>
    </w:p>
    <w:p w:rsidR="00B33212" w:rsidRDefault="00B33212"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Helvetica"/>
          <w:color w:val="000000" w:themeColor="text1"/>
          <w:szCs w:val="23"/>
        </w:rPr>
      </w:pPr>
    </w:p>
    <w:p w:rsidR="00B33212" w:rsidRDefault="00B33212"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Helvetica"/>
          <w:color w:val="000000" w:themeColor="text1"/>
          <w:szCs w:val="23"/>
        </w:rPr>
      </w:pPr>
    </w:p>
    <w:p w:rsidR="008C73FC" w:rsidRDefault="008C73FC"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Helvetica"/>
          <w:color w:val="000000" w:themeColor="text1"/>
          <w:szCs w:val="23"/>
        </w:rPr>
      </w:pPr>
    </w:p>
    <w:p w:rsidR="001D45D4" w:rsidRPr="00D92AE5" w:rsidRDefault="001D45D4"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sidRPr="00D92AE5">
        <w:rPr>
          <w:rFonts w:ascii="Times" w:hAnsi="Times" w:cs="Helvetica"/>
          <w:color w:val="000000" w:themeColor="text1"/>
          <w:szCs w:val="23"/>
        </w:rPr>
        <w:lastRenderedPageBreak/>
        <w:t>Interviewer</w:t>
      </w:r>
      <w:r w:rsidRPr="00D92AE5">
        <w:rPr>
          <w:rFonts w:ascii="Times" w:hAnsi="Times" w:cs="Times"/>
          <w:color w:val="000000" w:themeColor="text1"/>
          <w:szCs w:val="23"/>
        </w:rPr>
        <w:t xml:space="preserve">: I’m going to read you a list with the names of different groups and individuals on it. After I read the entire list, I’d like you to tell me how many of these groups and individuals you broadly support, meaning that you generally agree with the goals and policies of the group or individual. Please don’t tell me which ones you generally agree with; only tell me </w:t>
      </w:r>
      <w:r w:rsidRPr="00D92AE5">
        <w:rPr>
          <w:rFonts w:ascii="Times" w:hAnsi="Times" w:cs="Helvetica"/>
          <w:color w:val="000000" w:themeColor="text1"/>
          <w:szCs w:val="23"/>
        </w:rPr>
        <w:t xml:space="preserve">how </w:t>
      </w:r>
      <w:r w:rsidRPr="00D92AE5">
        <w:rPr>
          <w:rFonts w:ascii="Times" w:hAnsi="Times" w:cs="Helvetica"/>
          <w:color w:val="000000" w:themeColor="text1"/>
          <w:szCs w:val="23"/>
          <w:u w:val="single"/>
        </w:rPr>
        <w:t xml:space="preserve">many </w:t>
      </w:r>
      <w:r w:rsidRPr="00D92AE5">
        <w:rPr>
          <w:rFonts w:ascii="Times" w:hAnsi="Times" w:cs="Times"/>
          <w:color w:val="000000" w:themeColor="text1"/>
          <w:szCs w:val="23"/>
          <w:u w:val="single"/>
        </w:rPr>
        <w:t>groups</w:t>
      </w:r>
      <w:r w:rsidRPr="00D92AE5">
        <w:rPr>
          <w:rFonts w:ascii="Times" w:hAnsi="Times" w:cs="Times"/>
          <w:color w:val="000000" w:themeColor="text1"/>
          <w:szCs w:val="23"/>
        </w:rPr>
        <w:t xml:space="preserve"> or individuals you broadly support.</w:t>
      </w:r>
    </w:p>
    <w:p w:rsidR="00243E1D" w:rsidRDefault="00243E1D"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p>
    <w:p w:rsidR="00E101EC" w:rsidRPr="00D92AE5" w:rsidRDefault="00E101EC"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p>
    <w:p w:rsidR="00C05488" w:rsidRDefault="00E101EC" w:rsidP="00E101E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tl/>
          <w:lang w:bidi="ps-AF"/>
        </w:rPr>
      </w:pPr>
      <w:r w:rsidRPr="00D92AE5">
        <w:rPr>
          <w:rFonts w:ascii="Times" w:hAnsi="Times" w:cs="Times"/>
          <w:color w:val="000000" w:themeColor="text1"/>
          <w:szCs w:val="23"/>
        </w:rPr>
        <w:t>4</w:t>
      </w:r>
      <w:r w:rsidR="008B45D4">
        <w:rPr>
          <w:rFonts w:ascii="Times" w:hAnsi="Times" w:cs="Times"/>
          <w:color w:val="000000" w:themeColor="text1"/>
          <w:szCs w:val="23"/>
        </w:rPr>
        <w:t>A</w:t>
      </w:r>
      <w:r w:rsidRPr="00D92AE5">
        <w:rPr>
          <w:rFonts w:ascii="Times" w:hAnsi="Times" w:cs="Times"/>
          <w:color w:val="000000" w:themeColor="text1"/>
          <w:szCs w:val="23"/>
        </w:rPr>
        <w:t xml:space="preserve"> </w:t>
      </w:r>
    </w:p>
    <w:p w:rsidR="000C5336" w:rsidRDefault="00B33212" w:rsidP="000C5336">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Times" w:hAnsi="Times" w:cs="Times"/>
          <w:color w:val="000000" w:themeColor="text1"/>
          <w:szCs w:val="23"/>
        </w:rPr>
        <w:pPrChange w:id="7" w:author="Rafiq Kakar" w:date="2011-01-10T16:18:00Z">
          <w:pPr>
            <w:pStyle w:val="ListParagraph"/>
            <w:widowControl w:val="0"/>
            <w:numPr>
              <w:numId w:val="3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hanging="360"/>
          </w:pPr>
        </w:pPrChange>
      </w:pPr>
      <w:proofErr w:type="spellStart"/>
      <w:r>
        <w:rPr>
          <w:rFonts w:ascii="Times" w:hAnsi="Times" w:cs="Times"/>
          <w:color w:val="000000" w:themeColor="text1"/>
          <w:szCs w:val="23"/>
        </w:rPr>
        <w:t>Karzai</w:t>
      </w:r>
      <w:proofErr w:type="spellEnd"/>
      <w:r>
        <w:rPr>
          <w:rFonts w:ascii="Times" w:hAnsi="Times" w:cs="Times"/>
          <w:color w:val="000000" w:themeColor="text1"/>
          <w:szCs w:val="23"/>
        </w:rPr>
        <w:t xml:space="preserve"> Government</w:t>
      </w:r>
    </w:p>
    <w:p w:rsidR="000C5336" w:rsidRDefault="008C73FC" w:rsidP="000C5336">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Times" w:hAnsi="Times" w:cs="Times"/>
          <w:color w:val="000000" w:themeColor="text1"/>
          <w:szCs w:val="23"/>
        </w:rPr>
        <w:pPrChange w:id="8" w:author="Rafiq Kakar" w:date="2011-01-10T16:19:00Z">
          <w:pPr>
            <w:pStyle w:val="ListParagraph"/>
            <w:widowControl w:val="0"/>
            <w:numPr>
              <w:numId w:val="3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hanging="360"/>
          </w:pPr>
        </w:pPrChange>
      </w:pPr>
      <w:del w:id="9" w:author="Rafiq Kakar" w:date="2011-01-11T10:37:00Z">
        <w:r w:rsidDel="00D83227">
          <w:rPr>
            <w:rFonts w:ascii="Times" w:hAnsi="Times" w:cs="Times"/>
            <w:color w:val="000000" w:themeColor="text1"/>
            <w:szCs w:val="23"/>
          </w:rPr>
          <w:delText>NSP Community Development Councils (Shura)</w:delText>
        </w:r>
      </w:del>
      <w:ins w:id="10" w:author="Rafiq Kakar" w:date="2011-01-11T10:37:00Z">
        <w:r w:rsidR="00D83227">
          <w:rPr>
            <w:rFonts w:ascii="Times" w:hAnsi="Times" w:cs="Times"/>
            <w:color w:val="000000" w:themeColor="text1"/>
            <w:szCs w:val="23"/>
          </w:rPr>
          <w:t>National Solidarity Program</w:t>
        </w:r>
      </w:ins>
    </w:p>
    <w:p w:rsidR="000C5336" w:rsidRDefault="008C73FC" w:rsidP="000C5336">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Times" w:hAnsi="Times" w:cs="Times"/>
          <w:color w:val="000000" w:themeColor="text1"/>
          <w:szCs w:val="23"/>
        </w:rPr>
        <w:pPrChange w:id="11" w:author="Rafiq Kakar" w:date="2011-01-10T16:19:00Z">
          <w:pPr>
            <w:pStyle w:val="ListParagraph"/>
            <w:widowControl w:val="0"/>
            <w:numPr>
              <w:numId w:val="3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hanging="360"/>
          </w:pPr>
        </w:pPrChange>
      </w:pPr>
      <w:r>
        <w:rPr>
          <w:rFonts w:ascii="Times" w:hAnsi="Times" w:cs="Times"/>
          <w:color w:val="000000" w:themeColor="text1"/>
          <w:szCs w:val="23"/>
        </w:rPr>
        <w:t xml:space="preserve">Local Farmers </w:t>
      </w:r>
    </w:p>
    <w:p w:rsidR="00243E1D" w:rsidRDefault="00243E1D"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p>
    <w:p w:rsidR="00243E1D" w:rsidRDefault="00243E1D" w:rsidP="00243E1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p>
    <w:p w:rsidR="00243E1D" w:rsidRDefault="00243E1D" w:rsidP="00243E1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Pr>
          <w:rFonts w:ascii="Times" w:hAnsi="Times" w:cs="Times"/>
          <w:color w:val="000000" w:themeColor="text1"/>
          <w:szCs w:val="23"/>
        </w:rPr>
        <w:t xml:space="preserve">Now, please tell me </w:t>
      </w:r>
      <w:r w:rsidRPr="00B33212">
        <w:rPr>
          <w:rFonts w:ascii="Times" w:hAnsi="Times" w:cs="Times"/>
          <w:color w:val="000000" w:themeColor="text1"/>
          <w:szCs w:val="23"/>
          <w:u w:val="words"/>
        </w:rPr>
        <w:t>how many</w:t>
      </w:r>
      <w:r>
        <w:rPr>
          <w:rFonts w:ascii="Times" w:hAnsi="Times" w:cs="Times"/>
          <w:color w:val="000000" w:themeColor="text1"/>
          <w:szCs w:val="23"/>
        </w:rPr>
        <w:t xml:space="preserve"> of these groups or individuals do you broadly support? </w:t>
      </w:r>
    </w:p>
    <w:p w:rsidR="00243E1D" w:rsidRDefault="00243E1D"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p>
    <w:p w:rsidR="00E101EC" w:rsidRPr="00D92AE5" w:rsidRDefault="00E101EC"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p>
    <w:p w:rsidR="00C05488" w:rsidRDefault="00E101EC"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sidRPr="00D92AE5">
        <w:rPr>
          <w:rFonts w:ascii="Times" w:hAnsi="Times" w:cs="Times"/>
          <w:color w:val="000000" w:themeColor="text1"/>
          <w:szCs w:val="23"/>
        </w:rPr>
        <w:t>4</w:t>
      </w:r>
      <w:r w:rsidR="008B45D4">
        <w:rPr>
          <w:rFonts w:ascii="Times" w:hAnsi="Times" w:cs="Times"/>
          <w:color w:val="000000" w:themeColor="text1"/>
          <w:szCs w:val="23"/>
        </w:rPr>
        <w:t>B</w:t>
      </w:r>
      <w:r w:rsidRPr="00D92AE5">
        <w:rPr>
          <w:rFonts w:ascii="Times" w:hAnsi="Times" w:cs="Times"/>
          <w:color w:val="000000" w:themeColor="text1"/>
          <w:szCs w:val="23"/>
        </w:rPr>
        <w:t xml:space="preserve"> </w:t>
      </w:r>
    </w:p>
    <w:p w:rsidR="008C73FC" w:rsidRPr="008C73FC" w:rsidRDefault="008C73FC" w:rsidP="008C73F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del w:id="12" w:author="Rafiq Kakar" w:date="2011-01-10T16:19:00Z">
        <w:r w:rsidDel="00A5796C">
          <w:rPr>
            <w:rFonts w:ascii="Times" w:hAnsi="Times" w:cs="Times"/>
            <w:color w:val="000000" w:themeColor="text1"/>
            <w:szCs w:val="23"/>
          </w:rPr>
          <w:delText xml:space="preserve">1. </w:delText>
        </w:r>
      </w:del>
      <w:proofErr w:type="spellStart"/>
      <w:r w:rsidRPr="008C73FC">
        <w:rPr>
          <w:rFonts w:ascii="Times" w:hAnsi="Times" w:cs="Times"/>
          <w:color w:val="000000" w:themeColor="text1"/>
          <w:szCs w:val="23"/>
        </w:rPr>
        <w:t>Karzai</w:t>
      </w:r>
      <w:proofErr w:type="spellEnd"/>
      <w:r w:rsidRPr="008C73FC">
        <w:rPr>
          <w:rFonts w:ascii="Times" w:hAnsi="Times" w:cs="Times"/>
          <w:color w:val="000000" w:themeColor="text1"/>
          <w:szCs w:val="23"/>
        </w:rPr>
        <w:t xml:space="preserve"> Government</w:t>
      </w:r>
    </w:p>
    <w:p w:rsidR="008C73FC" w:rsidRPr="008C73FC" w:rsidRDefault="008C73FC" w:rsidP="00D8322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del w:id="13" w:author="Rafiq Kakar" w:date="2011-01-10T16:19:00Z">
        <w:r w:rsidDel="00A5796C">
          <w:rPr>
            <w:rFonts w:ascii="Times" w:hAnsi="Times" w:cs="Times"/>
            <w:color w:val="000000" w:themeColor="text1"/>
            <w:szCs w:val="23"/>
          </w:rPr>
          <w:delText xml:space="preserve">2. </w:delText>
        </w:r>
      </w:del>
      <w:del w:id="14" w:author="Rafiq Kakar" w:date="2011-01-11T10:38:00Z">
        <w:r w:rsidRPr="008C73FC" w:rsidDel="00D83227">
          <w:rPr>
            <w:rFonts w:ascii="Times" w:hAnsi="Times" w:cs="Times"/>
            <w:color w:val="000000" w:themeColor="text1"/>
            <w:szCs w:val="23"/>
          </w:rPr>
          <w:delText>NSP Community Development Councils (Shura)</w:delText>
        </w:r>
      </w:del>
      <w:ins w:id="15" w:author="Rafiq Kakar" w:date="2011-01-11T10:38:00Z">
        <w:r w:rsidR="00D83227">
          <w:rPr>
            <w:rFonts w:ascii="Times" w:hAnsi="Times" w:cs="Times"/>
            <w:color w:val="000000" w:themeColor="text1"/>
            <w:szCs w:val="23"/>
          </w:rPr>
          <w:t>National Solidarity Program</w:t>
        </w:r>
      </w:ins>
    </w:p>
    <w:p w:rsidR="008C73FC" w:rsidRPr="008C73FC" w:rsidRDefault="008C73FC" w:rsidP="008C73F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del w:id="16" w:author="Rafiq Kakar" w:date="2011-01-10T16:19:00Z">
        <w:r w:rsidDel="00A5796C">
          <w:rPr>
            <w:rFonts w:ascii="Times" w:hAnsi="Times" w:cs="Times"/>
            <w:color w:val="000000" w:themeColor="text1"/>
            <w:szCs w:val="23"/>
          </w:rPr>
          <w:delText xml:space="preserve">3. </w:delText>
        </w:r>
      </w:del>
      <w:r w:rsidRPr="008C73FC">
        <w:rPr>
          <w:rFonts w:ascii="Times" w:hAnsi="Times" w:cs="Times"/>
          <w:color w:val="000000" w:themeColor="text1"/>
          <w:szCs w:val="23"/>
        </w:rPr>
        <w:t xml:space="preserve">Local Farmers </w:t>
      </w:r>
    </w:p>
    <w:p w:rsidR="008B45D4" w:rsidRPr="008B45D4" w:rsidRDefault="00B33212" w:rsidP="008B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del w:id="17" w:author="Rafiq Kakar" w:date="2011-01-10T16:19:00Z">
        <w:r w:rsidDel="00A5796C">
          <w:rPr>
            <w:rFonts w:ascii="Times" w:hAnsi="Times" w:cs="Times"/>
            <w:color w:val="000000" w:themeColor="text1"/>
            <w:szCs w:val="23"/>
          </w:rPr>
          <w:delText xml:space="preserve">4.  </w:delText>
        </w:r>
      </w:del>
      <w:r w:rsidR="008B45D4" w:rsidRPr="008B45D4">
        <w:rPr>
          <w:rFonts w:ascii="Times" w:hAnsi="Times" w:cs="Times"/>
          <w:color w:val="000000" w:themeColor="text1"/>
          <w:szCs w:val="23"/>
        </w:rPr>
        <w:t>Taliban</w:t>
      </w:r>
    </w:p>
    <w:p w:rsidR="008B45D4" w:rsidRDefault="008B45D4" w:rsidP="008B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p>
    <w:p w:rsidR="00243E1D" w:rsidRDefault="00243E1D" w:rsidP="00243E1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p>
    <w:p w:rsidR="00B33212" w:rsidRDefault="00B33212" w:rsidP="00B3321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Pr>
          <w:rFonts w:ascii="Times" w:hAnsi="Times" w:cs="Times"/>
          <w:color w:val="000000" w:themeColor="text1"/>
          <w:szCs w:val="23"/>
        </w:rPr>
        <w:t xml:space="preserve">Now, please tell me </w:t>
      </w:r>
      <w:r w:rsidRPr="00B33212">
        <w:rPr>
          <w:rFonts w:ascii="Times" w:hAnsi="Times" w:cs="Times"/>
          <w:color w:val="000000" w:themeColor="text1"/>
          <w:szCs w:val="23"/>
          <w:u w:val="words"/>
        </w:rPr>
        <w:t>how many</w:t>
      </w:r>
      <w:r>
        <w:rPr>
          <w:rFonts w:ascii="Times" w:hAnsi="Times" w:cs="Times"/>
          <w:color w:val="000000" w:themeColor="text1"/>
          <w:szCs w:val="23"/>
        </w:rPr>
        <w:t xml:space="preserve"> of these groups or individuals do you broadly support? </w:t>
      </w:r>
    </w:p>
    <w:p w:rsidR="00243E1D" w:rsidRDefault="00243E1D" w:rsidP="008B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p>
    <w:p w:rsidR="00243E1D" w:rsidRDefault="00243E1D" w:rsidP="008B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p>
    <w:p w:rsidR="008B45D4" w:rsidRPr="008B45D4" w:rsidRDefault="008B45D4" w:rsidP="008B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proofErr w:type="gramStart"/>
      <w:r>
        <w:rPr>
          <w:rFonts w:ascii="Times" w:hAnsi="Times" w:cs="Times"/>
          <w:color w:val="000000" w:themeColor="text1"/>
          <w:szCs w:val="23"/>
        </w:rPr>
        <w:t>4C.</w:t>
      </w:r>
      <w:proofErr w:type="gramEnd"/>
      <w:r>
        <w:rPr>
          <w:rFonts w:ascii="Times" w:hAnsi="Times" w:cs="Times"/>
          <w:color w:val="000000" w:themeColor="text1"/>
          <w:szCs w:val="23"/>
        </w:rPr>
        <w:t xml:space="preserve"> </w:t>
      </w:r>
    </w:p>
    <w:p w:rsidR="008C73FC" w:rsidRPr="008C73FC" w:rsidRDefault="008C73FC" w:rsidP="008C73F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del w:id="18" w:author="Rafiq Kakar" w:date="2011-01-10T16:19:00Z">
        <w:r w:rsidDel="00A5796C">
          <w:rPr>
            <w:rFonts w:ascii="Times" w:hAnsi="Times" w:cs="Times"/>
            <w:color w:val="000000" w:themeColor="text1"/>
            <w:szCs w:val="23"/>
          </w:rPr>
          <w:delText xml:space="preserve">1. </w:delText>
        </w:r>
      </w:del>
      <w:proofErr w:type="spellStart"/>
      <w:r w:rsidRPr="008C73FC">
        <w:rPr>
          <w:rFonts w:ascii="Times" w:hAnsi="Times" w:cs="Times"/>
          <w:color w:val="000000" w:themeColor="text1"/>
          <w:szCs w:val="23"/>
        </w:rPr>
        <w:t>Karzai</w:t>
      </w:r>
      <w:proofErr w:type="spellEnd"/>
      <w:r w:rsidRPr="008C73FC">
        <w:rPr>
          <w:rFonts w:ascii="Times" w:hAnsi="Times" w:cs="Times"/>
          <w:color w:val="000000" w:themeColor="text1"/>
          <w:szCs w:val="23"/>
        </w:rPr>
        <w:t xml:space="preserve"> Government</w:t>
      </w:r>
    </w:p>
    <w:p w:rsidR="008C73FC" w:rsidRPr="008C73FC" w:rsidDel="00A5796C" w:rsidRDefault="008C73FC" w:rsidP="00D8322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del w:id="19" w:author="Rafiq Kakar" w:date="2011-01-10T16:19:00Z"/>
          <w:rFonts w:ascii="Times" w:hAnsi="Times" w:cs="Times"/>
          <w:color w:val="000000" w:themeColor="text1"/>
          <w:szCs w:val="23"/>
        </w:rPr>
      </w:pPr>
      <w:del w:id="20" w:author="Rafiq Kakar" w:date="2011-01-10T16:19:00Z">
        <w:r w:rsidDel="00A5796C">
          <w:rPr>
            <w:rFonts w:ascii="Times" w:hAnsi="Times" w:cs="Times"/>
            <w:color w:val="000000" w:themeColor="text1"/>
            <w:szCs w:val="23"/>
          </w:rPr>
          <w:delText xml:space="preserve">2. </w:delText>
        </w:r>
      </w:del>
      <w:del w:id="21" w:author="Rafiq Kakar" w:date="2011-01-11T10:38:00Z">
        <w:r w:rsidRPr="008C73FC" w:rsidDel="00D83227">
          <w:rPr>
            <w:rFonts w:ascii="Times" w:hAnsi="Times" w:cs="Times"/>
            <w:color w:val="000000" w:themeColor="text1"/>
            <w:szCs w:val="23"/>
          </w:rPr>
          <w:delText>NSP Community Development Councils (Shura)</w:delText>
        </w:r>
      </w:del>
      <w:ins w:id="22" w:author="Rafiq Kakar" w:date="2011-01-11T10:38:00Z">
        <w:r w:rsidR="00D83227">
          <w:rPr>
            <w:rFonts w:ascii="Times" w:hAnsi="Times" w:cs="Times"/>
            <w:color w:val="000000" w:themeColor="text1"/>
            <w:szCs w:val="23"/>
          </w:rPr>
          <w:t>National Solidarity Program</w:t>
        </w:r>
      </w:ins>
    </w:p>
    <w:p w:rsidR="008C73FC" w:rsidRPr="008C73FC" w:rsidRDefault="008C73FC" w:rsidP="00A5796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del w:id="23" w:author="Rafiq Kakar" w:date="2011-01-10T16:19:00Z">
        <w:r w:rsidDel="00A5796C">
          <w:rPr>
            <w:rFonts w:ascii="Times" w:hAnsi="Times" w:cs="Times"/>
            <w:color w:val="000000" w:themeColor="text1"/>
            <w:szCs w:val="23"/>
          </w:rPr>
          <w:delText xml:space="preserve">3. </w:delText>
        </w:r>
      </w:del>
      <w:r w:rsidRPr="008C73FC">
        <w:rPr>
          <w:rFonts w:ascii="Times" w:hAnsi="Times" w:cs="Times"/>
          <w:color w:val="000000" w:themeColor="text1"/>
          <w:szCs w:val="23"/>
        </w:rPr>
        <w:t xml:space="preserve">Local Farmers </w:t>
      </w:r>
    </w:p>
    <w:p w:rsidR="00B33212" w:rsidRPr="008B45D4" w:rsidRDefault="008C73FC" w:rsidP="00B3321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del w:id="24" w:author="Rafiq Kakar" w:date="2011-01-10T16:19:00Z">
        <w:r w:rsidDel="00A5796C">
          <w:rPr>
            <w:rFonts w:ascii="Times" w:hAnsi="Times" w:cs="Times"/>
            <w:color w:val="000000" w:themeColor="text1"/>
            <w:szCs w:val="23"/>
          </w:rPr>
          <w:delText xml:space="preserve">4. </w:delText>
        </w:r>
      </w:del>
      <w:r w:rsidR="00B33212">
        <w:rPr>
          <w:rFonts w:ascii="Times" w:hAnsi="Times" w:cs="Times"/>
          <w:color w:val="000000" w:themeColor="text1"/>
          <w:szCs w:val="23"/>
        </w:rPr>
        <w:t xml:space="preserve">Foreign Forces </w:t>
      </w:r>
    </w:p>
    <w:p w:rsidR="008B45D4" w:rsidRDefault="008B45D4" w:rsidP="008B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p>
    <w:p w:rsidR="007766F1" w:rsidRDefault="007766F1" w:rsidP="007766F1">
      <w:pPr>
        <w:widowControl w:val="0"/>
        <w:numPr>
          <w:ins w:id="25" w:author="Jason Lyall" w:date="2011-01-10T09:45:00Z"/>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ins w:id="26" w:author="Jason Lyall" w:date="2011-01-10T09:45:00Z"/>
          <w:rFonts w:ascii="Times" w:hAnsi="Times" w:cs="Times"/>
          <w:color w:val="000000" w:themeColor="text1"/>
          <w:szCs w:val="23"/>
        </w:rPr>
      </w:pPr>
      <w:ins w:id="27" w:author="Jason Lyall" w:date="2011-01-10T09:45:00Z">
        <w:r>
          <w:rPr>
            <w:rFonts w:ascii="Times" w:hAnsi="Times" w:cs="Times"/>
            <w:color w:val="000000" w:themeColor="text1"/>
            <w:szCs w:val="23"/>
          </w:rPr>
          <w:t xml:space="preserve">Now, please tell me </w:t>
        </w:r>
        <w:r w:rsidRPr="00B33212">
          <w:rPr>
            <w:rFonts w:ascii="Times" w:hAnsi="Times" w:cs="Times"/>
            <w:color w:val="000000" w:themeColor="text1"/>
            <w:szCs w:val="23"/>
            <w:u w:val="words"/>
          </w:rPr>
          <w:t>how many</w:t>
        </w:r>
        <w:r>
          <w:rPr>
            <w:rFonts w:ascii="Times" w:hAnsi="Times" w:cs="Times"/>
            <w:color w:val="000000" w:themeColor="text1"/>
            <w:szCs w:val="23"/>
          </w:rPr>
          <w:t xml:space="preserve"> of these groups or individuals do you broadly support? </w:t>
        </w:r>
      </w:ins>
    </w:p>
    <w:p w:rsidR="00B33212" w:rsidDel="00E319F7" w:rsidRDefault="00B33212" w:rsidP="00B3321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del w:id="28" w:author="Rafiq Kakar" w:date="2011-01-10T15:27:00Z"/>
          <w:rFonts w:ascii="Times" w:hAnsi="Times" w:cs="Times"/>
          <w:color w:val="000000" w:themeColor="text1"/>
          <w:szCs w:val="23"/>
        </w:rPr>
      </w:pPr>
      <w:del w:id="29" w:author="Rafiq Kakar" w:date="2011-01-10T15:27:00Z">
        <w:r w:rsidDel="00E319F7">
          <w:rPr>
            <w:rFonts w:ascii="Times" w:hAnsi="Times" w:cs="Times"/>
            <w:color w:val="000000" w:themeColor="text1"/>
            <w:szCs w:val="23"/>
          </w:rPr>
          <w:delText xml:space="preserve">Now, please tell me </w:delText>
        </w:r>
        <w:r w:rsidRPr="00B33212" w:rsidDel="00E319F7">
          <w:rPr>
            <w:rFonts w:ascii="Times" w:hAnsi="Times" w:cs="Times"/>
            <w:color w:val="000000" w:themeColor="text1"/>
            <w:szCs w:val="23"/>
            <w:u w:val="words"/>
          </w:rPr>
          <w:delText>how many</w:delText>
        </w:r>
        <w:r w:rsidDel="00E319F7">
          <w:rPr>
            <w:rFonts w:ascii="Times" w:hAnsi="Times" w:cs="Times"/>
            <w:color w:val="000000" w:themeColor="text1"/>
            <w:szCs w:val="23"/>
          </w:rPr>
          <w:delText xml:space="preserve"> of these groups or individuals do you broadly support? </w:delText>
        </w:r>
      </w:del>
    </w:p>
    <w:p w:rsidR="00E101EC" w:rsidRPr="00D92AE5" w:rsidRDefault="00E101EC"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p>
    <w:p w:rsidR="00E101EC" w:rsidRPr="00D92AE5" w:rsidRDefault="00E101EC"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 w:val="23"/>
          <w:szCs w:val="23"/>
        </w:rPr>
      </w:pPr>
    </w:p>
    <w:p w:rsidR="00E101EC" w:rsidRPr="00D92AE5" w:rsidRDefault="004A4144"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 w:val="23"/>
          <w:szCs w:val="23"/>
        </w:rPr>
      </w:pPr>
      <w:r w:rsidRPr="00D92AE5">
        <w:rPr>
          <w:rFonts w:ascii="Times" w:hAnsi="Times" w:cs="Times"/>
          <w:color w:val="000000" w:themeColor="text1"/>
          <w:sz w:val="23"/>
          <w:szCs w:val="23"/>
        </w:rPr>
        <w:br w:type="page"/>
      </w:r>
    </w:p>
    <w:p w:rsidR="001D45D4" w:rsidRPr="00D92AE5" w:rsidRDefault="004A4144"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 w:val="28"/>
          <w:szCs w:val="28"/>
        </w:rPr>
      </w:pPr>
      <w:r w:rsidRPr="00D92AE5">
        <w:rPr>
          <w:rFonts w:ascii="Times" w:hAnsi="Times" w:cs="Times"/>
          <w:color w:val="000000" w:themeColor="text1"/>
          <w:sz w:val="28"/>
          <w:szCs w:val="28"/>
        </w:rPr>
        <w:t xml:space="preserve">Section 5: The </w:t>
      </w:r>
      <w:r w:rsidR="001D45D4" w:rsidRPr="00D92AE5">
        <w:rPr>
          <w:rFonts w:ascii="Times" w:hAnsi="Times" w:cs="Times"/>
          <w:color w:val="000000" w:themeColor="text1"/>
          <w:sz w:val="28"/>
          <w:szCs w:val="28"/>
        </w:rPr>
        <w:t>Endorsement Experiment</w:t>
      </w:r>
    </w:p>
    <w:p w:rsidR="00007023" w:rsidRPr="00D92AE5" w:rsidRDefault="00007023"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Helvetica"/>
          <w:color w:val="000000" w:themeColor="text1"/>
          <w:szCs w:val="23"/>
        </w:rPr>
      </w:pPr>
    </w:p>
    <w:p w:rsidR="001D45D4" w:rsidRPr="00D92AE5" w:rsidRDefault="001D45D4" w:rsidP="00730F3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sidRPr="00D92AE5">
        <w:rPr>
          <w:rFonts w:ascii="Times" w:hAnsi="Times" w:cs="Times"/>
          <w:color w:val="000000" w:themeColor="text1"/>
          <w:szCs w:val="23"/>
        </w:rPr>
        <w:t>All questions will be answered using the following scale:</w:t>
      </w:r>
    </w:p>
    <w:p w:rsidR="00007023" w:rsidRPr="00D92AE5" w:rsidRDefault="001D45D4"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r w:rsidRPr="00D92AE5">
        <w:rPr>
          <w:rFonts w:ascii="Times" w:hAnsi="Times" w:cs="Times"/>
          <w:color w:val="000000" w:themeColor="text1"/>
          <w:szCs w:val="23"/>
        </w:rPr>
        <w:t xml:space="preserve">5—I strongly agree with this policy </w:t>
      </w:r>
    </w:p>
    <w:p w:rsidR="00007023" w:rsidRPr="00D92AE5" w:rsidRDefault="001D45D4"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r w:rsidRPr="00D92AE5">
        <w:rPr>
          <w:rFonts w:ascii="Times" w:hAnsi="Times" w:cs="Times"/>
          <w:color w:val="000000" w:themeColor="text1"/>
          <w:szCs w:val="23"/>
        </w:rPr>
        <w:t xml:space="preserve">4—I somewhat agree with this policy </w:t>
      </w:r>
    </w:p>
    <w:p w:rsidR="00007023" w:rsidRPr="00D92AE5" w:rsidRDefault="001D45D4"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r w:rsidRPr="00D92AE5">
        <w:rPr>
          <w:rFonts w:ascii="Times" w:hAnsi="Times" w:cs="Times"/>
          <w:color w:val="000000" w:themeColor="text1"/>
          <w:szCs w:val="23"/>
        </w:rPr>
        <w:t xml:space="preserve">3—I am indifferent to this policy </w:t>
      </w:r>
    </w:p>
    <w:p w:rsidR="00007023" w:rsidRPr="00D92AE5" w:rsidRDefault="001D45D4"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r w:rsidRPr="00D92AE5">
        <w:rPr>
          <w:rFonts w:ascii="Times" w:hAnsi="Times" w:cs="Times"/>
          <w:color w:val="000000" w:themeColor="text1"/>
          <w:szCs w:val="23"/>
        </w:rPr>
        <w:t xml:space="preserve">2—I disagree with this policy </w:t>
      </w:r>
    </w:p>
    <w:p w:rsidR="00730F39" w:rsidRDefault="001D45D4"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sidRPr="00D92AE5">
        <w:rPr>
          <w:rFonts w:ascii="Times" w:hAnsi="Times" w:cs="Times"/>
          <w:color w:val="000000" w:themeColor="text1"/>
          <w:szCs w:val="23"/>
        </w:rPr>
        <w:t>1—I strongly disagree with this policy</w:t>
      </w:r>
    </w:p>
    <w:p w:rsidR="00730F39" w:rsidRDefault="00730F39"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Pr>
          <w:rFonts w:ascii="Times" w:hAnsi="Times" w:cs="Times"/>
          <w:color w:val="000000" w:themeColor="text1"/>
          <w:szCs w:val="23"/>
        </w:rPr>
        <w:t xml:space="preserve">98. Refused </w:t>
      </w:r>
    </w:p>
    <w:p w:rsidR="00730F39" w:rsidRPr="00D92AE5" w:rsidRDefault="00730F39"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Pr>
          <w:rFonts w:ascii="Times" w:hAnsi="Times" w:cs="Times"/>
          <w:color w:val="000000" w:themeColor="text1"/>
          <w:szCs w:val="23"/>
        </w:rPr>
        <w:t xml:space="preserve">99. Don’t know </w:t>
      </w:r>
    </w:p>
    <w:p w:rsidR="004A4144" w:rsidRPr="00D92AE5" w:rsidRDefault="004A4144"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8"/>
        </w:rPr>
      </w:pPr>
    </w:p>
    <w:p w:rsidR="00007023" w:rsidRPr="00D92AE5" w:rsidRDefault="002B1E2A"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Pr>
          <w:rFonts w:ascii="Times" w:hAnsi="Times" w:cs="Times"/>
          <w:color w:val="000000" w:themeColor="text1"/>
          <w:szCs w:val="28"/>
        </w:rPr>
        <w:t>5.</w:t>
      </w:r>
      <w:r w:rsidR="004A4144" w:rsidRPr="00D92AE5">
        <w:rPr>
          <w:rFonts w:ascii="Times" w:hAnsi="Times" w:cs="Times"/>
          <w:color w:val="000000" w:themeColor="text1"/>
          <w:szCs w:val="28"/>
        </w:rPr>
        <w:t>1</w:t>
      </w:r>
      <w:r w:rsidR="007C116C" w:rsidRPr="00D92AE5">
        <w:rPr>
          <w:rFonts w:ascii="Times" w:hAnsi="Times" w:cs="Times"/>
          <w:color w:val="000000" w:themeColor="text1"/>
          <w:szCs w:val="28"/>
        </w:rPr>
        <w:t>.</w:t>
      </w:r>
      <w:r w:rsidR="004A4144" w:rsidRPr="00D92AE5">
        <w:rPr>
          <w:rFonts w:ascii="Times" w:hAnsi="Times" w:cs="Times"/>
          <w:color w:val="000000" w:themeColor="text1"/>
          <w:szCs w:val="28"/>
        </w:rPr>
        <w:t xml:space="preserve"> </w:t>
      </w:r>
      <w:r w:rsidR="001D45D4" w:rsidRPr="00D92AE5">
        <w:rPr>
          <w:rFonts w:ascii="Times" w:hAnsi="Times" w:cs="Times"/>
          <w:color w:val="000000" w:themeColor="text1"/>
          <w:szCs w:val="23"/>
        </w:rPr>
        <w:t>It has recently been proposed to allow Afghans to vote in direct elections when selecting leaders for district councils. Provided for under Electoral Law, these direct elections would increase the transparency of local government as well as its responsiveness to the needs and priorities of the Afghan people. It would also permit local people to actively participate in local administration through voting and by advancing their own candidacy for office in these district councils. How strongly would you support this policy?</w:t>
      </w:r>
      <w:r w:rsidR="004A4144" w:rsidRPr="00D92AE5">
        <w:rPr>
          <w:rFonts w:ascii="Times" w:hAnsi="Times" w:cs="Times"/>
          <w:color w:val="000000" w:themeColor="text1"/>
          <w:szCs w:val="23"/>
        </w:rPr>
        <w:t xml:space="preserve"> </w:t>
      </w:r>
    </w:p>
    <w:p w:rsidR="00C93248" w:rsidRPr="00D92AE5" w:rsidRDefault="00C93248" w:rsidP="00C932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r w:rsidRPr="00D92AE5">
        <w:rPr>
          <w:rFonts w:ascii="Times" w:hAnsi="Times" w:cs="Times"/>
          <w:color w:val="000000" w:themeColor="text1"/>
          <w:szCs w:val="23"/>
        </w:rPr>
        <w:t xml:space="preserve">5—I strongly agree with this policy </w:t>
      </w:r>
    </w:p>
    <w:p w:rsidR="00C93248" w:rsidRPr="00D92AE5" w:rsidRDefault="00C93248" w:rsidP="00C932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r w:rsidRPr="00D92AE5">
        <w:rPr>
          <w:rFonts w:ascii="Times" w:hAnsi="Times" w:cs="Times"/>
          <w:color w:val="000000" w:themeColor="text1"/>
          <w:szCs w:val="23"/>
        </w:rPr>
        <w:t xml:space="preserve">4—I somewhat agree with this policy </w:t>
      </w:r>
    </w:p>
    <w:p w:rsidR="00C93248" w:rsidRPr="00D92AE5" w:rsidRDefault="00C93248" w:rsidP="00C932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r w:rsidRPr="00D92AE5">
        <w:rPr>
          <w:rFonts w:ascii="Times" w:hAnsi="Times" w:cs="Times"/>
          <w:color w:val="000000" w:themeColor="text1"/>
          <w:szCs w:val="23"/>
        </w:rPr>
        <w:t xml:space="preserve">3—I am indifferent to this policy </w:t>
      </w:r>
    </w:p>
    <w:p w:rsidR="00C93248" w:rsidRPr="00D92AE5" w:rsidRDefault="00C93248" w:rsidP="00C932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r w:rsidRPr="00D92AE5">
        <w:rPr>
          <w:rFonts w:ascii="Times" w:hAnsi="Times" w:cs="Times"/>
          <w:color w:val="000000" w:themeColor="text1"/>
          <w:szCs w:val="23"/>
        </w:rPr>
        <w:t xml:space="preserve">2—I disagree with this policy </w:t>
      </w:r>
    </w:p>
    <w:p w:rsidR="00C93248" w:rsidRDefault="00C93248" w:rsidP="00C932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sidRPr="00D92AE5">
        <w:rPr>
          <w:rFonts w:ascii="Times" w:hAnsi="Times" w:cs="Times"/>
          <w:color w:val="000000" w:themeColor="text1"/>
          <w:szCs w:val="23"/>
        </w:rPr>
        <w:t>1—I strongly disagree with this policy</w:t>
      </w:r>
    </w:p>
    <w:p w:rsidR="00C93248" w:rsidRDefault="00C93248" w:rsidP="00C932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Pr>
          <w:rFonts w:ascii="Times" w:hAnsi="Times" w:cs="Times"/>
          <w:color w:val="000000" w:themeColor="text1"/>
          <w:szCs w:val="23"/>
        </w:rPr>
        <w:t xml:space="preserve">98. Refused </w:t>
      </w:r>
    </w:p>
    <w:p w:rsidR="00C93248" w:rsidRPr="00D92AE5" w:rsidRDefault="00C93248" w:rsidP="00C932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Pr>
          <w:rFonts w:ascii="Times" w:hAnsi="Times" w:cs="Times"/>
          <w:color w:val="000000" w:themeColor="text1"/>
          <w:szCs w:val="23"/>
        </w:rPr>
        <w:t xml:space="preserve">99. Don’t know </w:t>
      </w:r>
    </w:p>
    <w:p w:rsidR="004A4144" w:rsidRPr="00D92AE5" w:rsidRDefault="004A4144"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p>
    <w:p w:rsidR="001D45D4" w:rsidRPr="00D92AE5" w:rsidRDefault="002B1E2A"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Pr>
          <w:rFonts w:ascii="Times" w:hAnsi="Times" w:cs="Monaco"/>
          <w:color w:val="000000" w:themeColor="text1"/>
          <w:szCs w:val="23"/>
        </w:rPr>
        <w:t>5.</w:t>
      </w:r>
      <w:r w:rsidR="008B45D4">
        <w:rPr>
          <w:rFonts w:ascii="Times" w:hAnsi="Times" w:cs="Monaco"/>
          <w:color w:val="000000" w:themeColor="text1"/>
          <w:szCs w:val="23"/>
        </w:rPr>
        <w:t>1A</w:t>
      </w:r>
      <w:r w:rsidR="001D45D4" w:rsidRPr="00D92AE5">
        <w:rPr>
          <w:rFonts w:ascii="Times" w:hAnsi="Times" w:cs="Times"/>
          <w:color w:val="000000" w:themeColor="text1"/>
          <w:szCs w:val="23"/>
        </w:rPr>
        <w:t xml:space="preserve"> </w:t>
      </w:r>
      <w:proofErr w:type="gramStart"/>
      <w:r w:rsidR="001D45D4" w:rsidRPr="00D92AE5">
        <w:rPr>
          <w:rFonts w:ascii="Times" w:hAnsi="Times" w:cs="Times"/>
          <w:color w:val="000000" w:themeColor="text1"/>
          <w:szCs w:val="23"/>
        </w:rPr>
        <w:t>It</w:t>
      </w:r>
      <w:proofErr w:type="gramEnd"/>
      <w:r w:rsidR="001D45D4" w:rsidRPr="00D92AE5">
        <w:rPr>
          <w:rFonts w:ascii="Times" w:hAnsi="Times" w:cs="Times"/>
          <w:color w:val="000000" w:themeColor="text1"/>
          <w:szCs w:val="23"/>
        </w:rPr>
        <w:t xml:space="preserve"> has recently been proposed by </w:t>
      </w:r>
      <w:r w:rsidR="001D45D4" w:rsidRPr="00D92AE5">
        <w:rPr>
          <w:rFonts w:ascii="Times" w:hAnsi="Times" w:cs="Helvetica"/>
          <w:color w:val="000000" w:themeColor="text1"/>
          <w:szCs w:val="23"/>
        </w:rPr>
        <w:t xml:space="preserve">foreign forces </w:t>
      </w:r>
      <w:r w:rsidR="001D45D4" w:rsidRPr="00D92AE5">
        <w:rPr>
          <w:rFonts w:ascii="Times" w:hAnsi="Times" w:cs="Times"/>
          <w:color w:val="000000" w:themeColor="text1"/>
          <w:szCs w:val="23"/>
        </w:rPr>
        <w:t>to allow Afghans to vote in direct elections when selecting leaders for district councils. Provided for under Electoral Law, these direct elections would increase the transparency of local government as well as its responsiveness to the needs and priorities of the Afghan people. It would also permit local people to actively participate in local administration through voting and by advancing their own candidacy for office in these district councils. How strongly would you support this policy?</w:t>
      </w:r>
    </w:p>
    <w:p w:rsidR="00C93248" w:rsidRPr="00D92AE5" w:rsidRDefault="00C93248" w:rsidP="00C932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r w:rsidRPr="00D92AE5">
        <w:rPr>
          <w:rFonts w:ascii="Times" w:hAnsi="Times" w:cs="Times"/>
          <w:color w:val="000000" w:themeColor="text1"/>
          <w:szCs w:val="23"/>
        </w:rPr>
        <w:t xml:space="preserve">5—I strongly agree with this policy </w:t>
      </w:r>
    </w:p>
    <w:p w:rsidR="00C93248" w:rsidRPr="00D92AE5" w:rsidRDefault="00C93248" w:rsidP="00C932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r w:rsidRPr="00D92AE5">
        <w:rPr>
          <w:rFonts w:ascii="Times" w:hAnsi="Times" w:cs="Times"/>
          <w:color w:val="000000" w:themeColor="text1"/>
          <w:szCs w:val="23"/>
        </w:rPr>
        <w:t xml:space="preserve">4—I somewhat agree with this policy </w:t>
      </w:r>
    </w:p>
    <w:p w:rsidR="00C93248" w:rsidRPr="00D92AE5" w:rsidRDefault="00C93248" w:rsidP="00C932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r w:rsidRPr="00D92AE5">
        <w:rPr>
          <w:rFonts w:ascii="Times" w:hAnsi="Times" w:cs="Times"/>
          <w:color w:val="000000" w:themeColor="text1"/>
          <w:szCs w:val="23"/>
        </w:rPr>
        <w:t xml:space="preserve">3—I am indifferent to this policy </w:t>
      </w:r>
    </w:p>
    <w:p w:rsidR="00C93248" w:rsidRPr="00D92AE5" w:rsidRDefault="00C93248" w:rsidP="00C932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r w:rsidRPr="00D92AE5">
        <w:rPr>
          <w:rFonts w:ascii="Times" w:hAnsi="Times" w:cs="Times"/>
          <w:color w:val="000000" w:themeColor="text1"/>
          <w:szCs w:val="23"/>
        </w:rPr>
        <w:t xml:space="preserve">2—I disagree with this policy </w:t>
      </w:r>
    </w:p>
    <w:p w:rsidR="00C93248" w:rsidRDefault="00C93248" w:rsidP="00C932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sidRPr="00D92AE5">
        <w:rPr>
          <w:rFonts w:ascii="Times" w:hAnsi="Times" w:cs="Times"/>
          <w:color w:val="000000" w:themeColor="text1"/>
          <w:szCs w:val="23"/>
        </w:rPr>
        <w:t>1—I strongly disagree with this policy</w:t>
      </w:r>
    </w:p>
    <w:p w:rsidR="00C93248" w:rsidRDefault="00C93248" w:rsidP="00C932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Pr>
          <w:rFonts w:ascii="Times" w:hAnsi="Times" w:cs="Times"/>
          <w:color w:val="000000" w:themeColor="text1"/>
          <w:szCs w:val="23"/>
        </w:rPr>
        <w:t xml:space="preserve">98. Refused </w:t>
      </w:r>
    </w:p>
    <w:p w:rsidR="00C93248" w:rsidRPr="00D92AE5" w:rsidRDefault="00C93248" w:rsidP="00C932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Pr>
          <w:rFonts w:ascii="Times" w:hAnsi="Times" w:cs="Times"/>
          <w:color w:val="000000" w:themeColor="text1"/>
          <w:szCs w:val="23"/>
        </w:rPr>
        <w:t xml:space="preserve">99. Don’t know </w:t>
      </w:r>
    </w:p>
    <w:p w:rsidR="004A4144" w:rsidRPr="00D92AE5" w:rsidRDefault="004A4144"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p>
    <w:p w:rsidR="004A4144" w:rsidRPr="00D92AE5" w:rsidRDefault="002B1E2A"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Pr>
          <w:rFonts w:ascii="Times" w:hAnsi="Times" w:cs="Times"/>
          <w:color w:val="000000" w:themeColor="text1"/>
          <w:szCs w:val="23"/>
        </w:rPr>
        <w:t>5.</w:t>
      </w:r>
      <w:r w:rsidR="008B45D4">
        <w:rPr>
          <w:rFonts w:ascii="Times" w:hAnsi="Times" w:cs="Times"/>
          <w:color w:val="000000" w:themeColor="text1"/>
          <w:szCs w:val="23"/>
        </w:rPr>
        <w:t>1B</w:t>
      </w:r>
      <w:r w:rsidR="001D45D4" w:rsidRPr="00D92AE5">
        <w:rPr>
          <w:rFonts w:ascii="Times" w:hAnsi="Times" w:cs="Times"/>
          <w:color w:val="000000" w:themeColor="text1"/>
          <w:szCs w:val="23"/>
        </w:rPr>
        <w:t xml:space="preserve"> </w:t>
      </w:r>
      <w:proofErr w:type="gramStart"/>
      <w:r w:rsidR="001D45D4" w:rsidRPr="00D92AE5">
        <w:rPr>
          <w:rFonts w:ascii="Times" w:hAnsi="Times" w:cs="Times"/>
          <w:color w:val="000000" w:themeColor="text1"/>
          <w:szCs w:val="23"/>
        </w:rPr>
        <w:t>It</w:t>
      </w:r>
      <w:proofErr w:type="gramEnd"/>
      <w:r w:rsidR="001D45D4" w:rsidRPr="00D92AE5">
        <w:rPr>
          <w:rFonts w:ascii="Times" w:hAnsi="Times" w:cs="Times"/>
          <w:color w:val="000000" w:themeColor="text1"/>
          <w:szCs w:val="23"/>
        </w:rPr>
        <w:t xml:space="preserve"> has recently been proposed by the </w:t>
      </w:r>
      <w:r w:rsidR="001D45D4" w:rsidRPr="00D92AE5">
        <w:rPr>
          <w:rFonts w:ascii="Times" w:hAnsi="Times" w:cs="Helvetica"/>
          <w:color w:val="000000" w:themeColor="text1"/>
          <w:szCs w:val="23"/>
        </w:rPr>
        <w:t xml:space="preserve">Taliban </w:t>
      </w:r>
      <w:r w:rsidR="001D45D4" w:rsidRPr="00D92AE5">
        <w:rPr>
          <w:rFonts w:ascii="Times" w:hAnsi="Times" w:cs="Times"/>
          <w:color w:val="000000" w:themeColor="text1"/>
          <w:szCs w:val="23"/>
        </w:rPr>
        <w:t xml:space="preserve">to allow Afghans to vote in direct elections when selecting leaders for district councils. Provided for under Electoral Law, these direct elections would increase the transparency of local government as well as its responsiveness to the needs and priorities of the Afghan people. It would also permit </w:t>
      </w:r>
      <w:r w:rsidR="001D45D4" w:rsidRPr="00D92AE5">
        <w:rPr>
          <w:rFonts w:ascii="Times" w:hAnsi="Times" w:cs="Times"/>
          <w:color w:val="000000" w:themeColor="text1"/>
          <w:szCs w:val="23"/>
        </w:rPr>
        <w:lastRenderedPageBreak/>
        <w:t>local people to actively participate in local administration through voting and by advancing their own candidacy for office in these district councils. How do you feel about this policy?</w:t>
      </w:r>
    </w:p>
    <w:p w:rsidR="00C93248" w:rsidRPr="00D92AE5" w:rsidRDefault="00C93248" w:rsidP="00C932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r w:rsidRPr="00D92AE5">
        <w:rPr>
          <w:rFonts w:ascii="Times" w:hAnsi="Times" w:cs="Times"/>
          <w:color w:val="000000" w:themeColor="text1"/>
          <w:szCs w:val="23"/>
        </w:rPr>
        <w:t xml:space="preserve">5—I strongly agree with this policy </w:t>
      </w:r>
    </w:p>
    <w:p w:rsidR="00C93248" w:rsidRPr="00D92AE5" w:rsidRDefault="00C93248" w:rsidP="00C932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r w:rsidRPr="00D92AE5">
        <w:rPr>
          <w:rFonts w:ascii="Times" w:hAnsi="Times" w:cs="Times"/>
          <w:color w:val="000000" w:themeColor="text1"/>
          <w:szCs w:val="23"/>
        </w:rPr>
        <w:t xml:space="preserve">4—I somewhat agree with this policy </w:t>
      </w:r>
    </w:p>
    <w:p w:rsidR="00C93248" w:rsidRPr="00D92AE5" w:rsidRDefault="00C93248" w:rsidP="00C932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r w:rsidRPr="00D92AE5">
        <w:rPr>
          <w:rFonts w:ascii="Times" w:hAnsi="Times" w:cs="Times"/>
          <w:color w:val="000000" w:themeColor="text1"/>
          <w:szCs w:val="23"/>
        </w:rPr>
        <w:t xml:space="preserve">3—I am indifferent to this policy </w:t>
      </w:r>
    </w:p>
    <w:p w:rsidR="00C93248" w:rsidRPr="00D92AE5" w:rsidRDefault="00C93248" w:rsidP="00C932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r w:rsidRPr="00D92AE5">
        <w:rPr>
          <w:rFonts w:ascii="Times" w:hAnsi="Times" w:cs="Times"/>
          <w:color w:val="000000" w:themeColor="text1"/>
          <w:szCs w:val="23"/>
        </w:rPr>
        <w:t xml:space="preserve">2—I disagree with this policy </w:t>
      </w:r>
    </w:p>
    <w:p w:rsidR="00C93248" w:rsidRDefault="00C93248" w:rsidP="00C932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sidRPr="00D92AE5">
        <w:rPr>
          <w:rFonts w:ascii="Times" w:hAnsi="Times" w:cs="Times"/>
          <w:color w:val="000000" w:themeColor="text1"/>
          <w:szCs w:val="23"/>
        </w:rPr>
        <w:t>1—I strongly disagree with this policy</w:t>
      </w:r>
    </w:p>
    <w:p w:rsidR="00C93248" w:rsidRDefault="00C93248" w:rsidP="00C932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Pr>
          <w:rFonts w:ascii="Times" w:hAnsi="Times" w:cs="Times"/>
          <w:color w:val="000000" w:themeColor="text1"/>
          <w:szCs w:val="23"/>
        </w:rPr>
        <w:t xml:space="preserve">98. Refused </w:t>
      </w:r>
    </w:p>
    <w:p w:rsidR="00C93248" w:rsidRPr="00D92AE5" w:rsidRDefault="00C93248" w:rsidP="00C932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Pr>
          <w:rFonts w:ascii="Times" w:hAnsi="Times" w:cs="Times"/>
          <w:color w:val="000000" w:themeColor="text1"/>
          <w:szCs w:val="23"/>
        </w:rPr>
        <w:t xml:space="preserve">99. Don’t know </w:t>
      </w:r>
    </w:p>
    <w:p w:rsidR="004A4144" w:rsidRPr="00D92AE5" w:rsidRDefault="004A4144"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p>
    <w:p w:rsidR="008B45D4" w:rsidRPr="008B45D4" w:rsidRDefault="002B1E2A" w:rsidP="008B45D4">
      <w:pPr>
        <w:rPr>
          <w:rFonts w:ascii="Times" w:hAnsi="Times" w:cs="Times"/>
          <w:color w:val="000000" w:themeColor="text1"/>
          <w:szCs w:val="23"/>
        </w:rPr>
      </w:pPr>
      <w:r>
        <w:rPr>
          <w:rFonts w:ascii="Times" w:hAnsi="Times" w:cs="Times"/>
          <w:color w:val="000000" w:themeColor="text1"/>
          <w:szCs w:val="23"/>
        </w:rPr>
        <w:t>5.</w:t>
      </w:r>
      <w:r w:rsidR="008B45D4">
        <w:rPr>
          <w:rFonts w:ascii="Times" w:hAnsi="Times" w:cs="Times"/>
          <w:color w:val="000000" w:themeColor="text1"/>
          <w:szCs w:val="23"/>
        </w:rPr>
        <w:t>2</w:t>
      </w:r>
      <w:r w:rsidR="004A4144" w:rsidRPr="00D92AE5">
        <w:rPr>
          <w:rFonts w:ascii="Times" w:hAnsi="Times" w:cs="Times"/>
          <w:color w:val="000000" w:themeColor="text1"/>
          <w:szCs w:val="23"/>
        </w:rPr>
        <w:t xml:space="preserve"> </w:t>
      </w:r>
      <w:r w:rsidR="008B45D4" w:rsidRPr="008B45D4">
        <w:rPr>
          <w:rFonts w:ascii="Times" w:hAnsi="Times" w:cs="Times"/>
          <w:color w:val="000000" w:themeColor="text1"/>
          <w:szCs w:val="23"/>
        </w:rPr>
        <w:t xml:space="preserve">A recent proposal calls for the sweeping reform of the Afghan prison system, including the construction of new prisons in every district to help alleviate overcrowding in existing facilities. Though expensive, new programs for inmates would also be offered, and new judges and prosecutors would be trained. How strongly would you support this policy? </w:t>
      </w:r>
    </w:p>
    <w:p w:rsidR="00C93248" w:rsidRPr="00D92AE5" w:rsidRDefault="00C93248" w:rsidP="00C932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r w:rsidRPr="00D92AE5">
        <w:rPr>
          <w:rFonts w:ascii="Times" w:hAnsi="Times" w:cs="Times"/>
          <w:color w:val="000000" w:themeColor="text1"/>
          <w:szCs w:val="23"/>
        </w:rPr>
        <w:t xml:space="preserve">5—I strongly agree with this policy </w:t>
      </w:r>
    </w:p>
    <w:p w:rsidR="00C93248" w:rsidRPr="00D92AE5" w:rsidRDefault="00C93248" w:rsidP="00C932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r w:rsidRPr="00D92AE5">
        <w:rPr>
          <w:rFonts w:ascii="Times" w:hAnsi="Times" w:cs="Times"/>
          <w:color w:val="000000" w:themeColor="text1"/>
          <w:szCs w:val="23"/>
        </w:rPr>
        <w:t xml:space="preserve">4—I somewhat agree with this policy </w:t>
      </w:r>
    </w:p>
    <w:p w:rsidR="00C93248" w:rsidRPr="00D92AE5" w:rsidRDefault="00C93248" w:rsidP="00C932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r w:rsidRPr="00D92AE5">
        <w:rPr>
          <w:rFonts w:ascii="Times" w:hAnsi="Times" w:cs="Times"/>
          <w:color w:val="000000" w:themeColor="text1"/>
          <w:szCs w:val="23"/>
        </w:rPr>
        <w:t xml:space="preserve">3—I am indifferent to this policy </w:t>
      </w:r>
    </w:p>
    <w:p w:rsidR="00C93248" w:rsidRPr="00D92AE5" w:rsidRDefault="00C93248" w:rsidP="00C932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r w:rsidRPr="00D92AE5">
        <w:rPr>
          <w:rFonts w:ascii="Times" w:hAnsi="Times" w:cs="Times"/>
          <w:color w:val="000000" w:themeColor="text1"/>
          <w:szCs w:val="23"/>
        </w:rPr>
        <w:t xml:space="preserve">2—I disagree with this policy </w:t>
      </w:r>
    </w:p>
    <w:p w:rsidR="00C93248" w:rsidRDefault="00C93248" w:rsidP="00C932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sidRPr="00D92AE5">
        <w:rPr>
          <w:rFonts w:ascii="Times" w:hAnsi="Times" w:cs="Times"/>
          <w:color w:val="000000" w:themeColor="text1"/>
          <w:szCs w:val="23"/>
        </w:rPr>
        <w:t>1—I strongly disagree with this policy</w:t>
      </w:r>
    </w:p>
    <w:p w:rsidR="00C93248" w:rsidRDefault="00C93248" w:rsidP="00C932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Pr>
          <w:rFonts w:ascii="Times" w:hAnsi="Times" w:cs="Times"/>
          <w:color w:val="000000" w:themeColor="text1"/>
          <w:szCs w:val="23"/>
        </w:rPr>
        <w:t xml:space="preserve">98. Refused </w:t>
      </w:r>
    </w:p>
    <w:p w:rsidR="00C93248" w:rsidRPr="00D92AE5" w:rsidRDefault="00C93248" w:rsidP="00C932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Pr>
          <w:rFonts w:ascii="Times" w:hAnsi="Times" w:cs="Times"/>
          <w:color w:val="000000" w:themeColor="text1"/>
          <w:szCs w:val="23"/>
        </w:rPr>
        <w:t xml:space="preserve">99. Don’t know </w:t>
      </w:r>
    </w:p>
    <w:p w:rsidR="004A4144" w:rsidRPr="00D92AE5" w:rsidRDefault="004A4144"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p>
    <w:p w:rsidR="008B45D4" w:rsidRPr="008B45D4" w:rsidRDefault="002B1E2A" w:rsidP="008B45D4">
      <w:pPr>
        <w:rPr>
          <w:rFonts w:ascii="Times" w:hAnsi="Times" w:cs="Times"/>
          <w:color w:val="000000" w:themeColor="text1"/>
          <w:szCs w:val="23"/>
        </w:rPr>
      </w:pPr>
      <w:r>
        <w:rPr>
          <w:rFonts w:ascii="Times" w:hAnsi="Times" w:cs="Times"/>
          <w:color w:val="000000" w:themeColor="text1"/>
          <w:szCs w:val="23"/>
        </w:rPr>
        <w:t>5.</w:t>
      </w:r>
      <w:r w:rsidR="008B45D4">
        <w:rPr>
          <w:rFonts w:ascii="Times" w:hAnsi="Times" w:cs="Times"/>
          <w:color w:val="000000" w:themeColor="text1"/>
          <w:szCs w:val="23"/>
        </w:rPr>
        <w:t>2A</w:t>
      </w:r>
      <w:r w:rsidR="007C116C" w:rsidRPr="00D92AE5">
        <w:rPr>
          <w:rFonts w:ascii="Times" w:hAnsi="Times" w:cs="Times"/>
          <w:color w:val="000000" w:themeColor="text1"/>
          <w:szCs w:val="23"/>
        </w:rPr>
        <w:t>.</w:t>
      </w:r>
      <w:r w:rsidR="001D45D4" w:rsidRPr="00D92AE5">
        <w:rPr>
          <w:rFonts w:ascii="Times" w:hAnsi="Times" w:cs="Times"/>
          <w:color w:val="000000" w:themeColor="text1"/>
          <w:szCs w:val="23"/>
        </w:rPr>
        <w:t xml:space="preserve"> </w:t>
      </w:r>
      <w:proofErr w:type="gramStart"/>
      <w:r w:rsidR="008B45D4" w:rsidRPr="008B45D4">
        <w:rPr>
          <w:rFonts w:ascii="Times" w:hAnsi="Times" w:cs="Times"/>
          <w:color w:val="000000" w:themeColor="text1"/>
          <w:szCs w:val="23"/>
        </w:rPr>
        <w:t>A</w:t>
      </w:r>
      <w:proofErr w:type="gramEnd"/>
      <w:r w:rsidR="008B45D4" w:rsidRPr="008B45D4">
        <w:rPr>
          <w:rFonts w:ascii="Times" w:hAnsi="Times" w:cs="Times"/>
          <w:color w:val="000000" w:themeColor="text1"/>
          <w:szCs w:val="23"/>
        </w:rPr>
        <w:t xml:space="preserve"> recent proposal </w:t>
      </w:r>
      <w:r w:rsidR="008B45D4">
        <w:rPr>
          <w:rFonts w:ascii="Times" w:hAnsi="Times" w:cs="Times"/>
          <w:color w:val="000000" w:themeColor="text1"/>
          <w:szCs w:val="23"/>
        </w:rPr>
        <w:t xml:space="preserve">by foreign forces </w:t>
      </w:r>
      <w:r w:rsidR="008B45D4" w:rsidRPr="008B45D4">
        <w:rPr>
          <w:rFonts w:ascii="Times" w:hAnsi="Times" w:cs="Times"/>
          <w:color w:val="000000" w:themeColor="text1"/>
          <w:szCs w:val="23"/>
        </w:rPr>
        <w:t xml:space="preserve">calls for the sweeping reform of the Afghan prison system, including the construction of new prisons in every district to help alleviate overcrowding in existing facilities. Though expensive, new programs for inmates would also be offered, and new judges and prosecutors would be trained. How strongly would you support this policy? </w:t>
      </w:r>
    </w:p>
    <w:p w:rsidR="00C93248" w:rsidRPr="00D92AE5" w:rsidRDefault="00C93248" w:rsidP="00C932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r w:rsidRPr="00D92AE5">
        <w:rPr>
          <w:rFonts w:ascii="Times" w:hAnsi="Times" w:cs="Times"/>
          <w:color w:val="000000" w:themeColor="text1"/>
          <w:szCs w:val="23"/>
        </w:rPr>
        <w:t xml:space="preserve">5—I strongly agree with this policy </w:t>
      </w:r>
    </w:p>
    <w:p w:rsidR="00C93248" w:rsidRPr="00D92AE5" w:rsidRDefault="00C93248" w:rsidP="00C932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r w:rsidRPr="00D92AE5">
        <w:rPr>
          <w:rFonts w:ascii="Times" w:hAnsi="Times" w:cs="Times"/>
          <w:color w:val="000000" w:themeColor="text1"/>
          <w:szCs w:val="23"/>
        </w:rPr>
        <w:t xml:space="preserve">4—I somewhat agree with this policy </w:t>
      </w:r>
    </w:p>
    <w:p w:rsidR="00C93248" w:rsidRPr="00D92AE5" w:rsidRDefault="00C93248" w:rsidP="00C932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r w:rsidRPr="00D92AE5">
        <w:rPr>
          <w:rFonts w:ascii="Times" w:hAnsi="Times" w:cs="Times"/>
          <w:color w:val="000000" w:themeColor="text1"/>
          <w:szCs w:val="23"/>
        </w:rPr>
        <w:t xml:space="preserve">3—I am indifferent to this policy </w:t>
      </w:r>
    </w:p>
    <w:p w:rsidR="00C93248" w:rsidRPr="00D92AE5" w:rsidRDefault="00C93248" w:rsidP="00C932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r w:rsidRPr="00D92AE5">
        <w:rPr>
          <w:rFonts w:ascii="Times" w:hAnsi="Times" w:cs="Times"/>
          <w:color w:val="000000" w:themeColor="text1"/>
          <w:szCs w:val="23"/>
        </w:rPr>
        <w:t xml:space="preserve">2—I disagree with this policy </w:t>
      </w:r>
    </w:p>
    <w:p w:rsidR="00C93248" w:rsidRDefault="00C93248" w:rsidP="00C932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sidRPr="00D92AE5">
        <w:rPr>
          <w:rFonts w:ascii="Times" w:hAnsi="Times" w:cs="Times"/>
          <w:color w:val="000000" w:themeColor="text1"/>
          <w:szCs w:val="23"/>
        </w:rPr>
        <w:t>1—I strongly disagree with this policy</w:t>
      </w:r>
    </w:p>
    <w:p w:rsidR="00C93248" w:rsidRDefault="00C93248" w:rsidP="00C932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Pr>
          <w:rFonts w:ascii="Times" w:hAnsi="Times" w:cs="Times"/>
          <w:color w:val="000000" w:themeColor="text1"/>
          <w:szCs w:val="23"/>
        </w:rPr>
        <w:t xml:space="preserve">98. Refused </w:t>
      </w:r>
    </w:p>
    <w:p w:rsidR="00C93248" w:rsidRPr="00D92AE5" w:rsidRDefault="00C93248" w:rsidP="00C932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Pr>
          <w:rFonts w:ascii="Times" w:hAnsi="Times" w:cs="Times"/>
          <w:color w:val="000000" w:themeColor="text1"/>
          <w:szCs w:val="23"/>
        </w:rPr>
        <w:t xml:space="preserve">99. Don’t know </w:t>
      </w:r>
    </w:p>
    <w:p w:rsidR="001D45D4" w:rsidRPr="00D92AE5" w:rsidRDefault="001D45D4"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p>
    <w:p w:rsidR="008B45D4" w:rsidRPr="008B45D4" w:rsidRDefault="002B1E2A" w:rsidP="008B45D4">
      <w:pPr>
        <w:rPr>
          <w:rFonts w:ascii="Times" w:hAnsi="Times" w:cs="Times"/>
          <w:color w:val="000000" w:themeColor="text1"/>
          <w:szCs w:val="23"/>
        </w:rPr>
      </w:pPr>
      <w:r>
        <w:rPr>
          <w:rFonts w:ascii="Times" w:hAnsi="Times" w:cs="Times"/>
          <w:color w:val="000000" w:themeColor="text1"/>
          <w:szCs w:val="23"/>
        </w:rPr>
        <w:t>5.</w:t>
      </w:r>
      <w:r w:rsidR="008B45D4">
        <w:rPr>
          <w:rFonts w:ascii="Times" w:hAnsi="Times" w:cs="Times"/>
          <w:color w:val="000000" w:themeColor="text1"/>
          <w:szCs w:val="23"/>
        </w:rPr>
        <w:t>2B</w:t>
      </w:r>
      <w:r w:rsidR="007C116C" w:rsidRPr="00D92AE5">
        <w:rPr>
          <w:rFonts w:ascii="Times" w:hAnsi="Times" w:cs="Times"/>
          <w:color w:val="000000" w:themeColor="text1"/>
          <w:szCs w:val="23"/>
        </w:rPr>
        <w:t>.</w:t>
      </w:r>
      <w:r w:rsidR="001D45D4" w:rsidRPr="00D92AE5">
        <w:rPr>
          <w:rFonts w:ascii="Times" w:hAnsi="Times" w:cs="Times"/>
          <w:color w:val="000000" w:themeColor="text1"/>
          <w:szCs w:val="23"/>
        </w:rPr>
        <w:t xml:space="preserve"> </w:t>
      </w:r>
      <w:proofErr w:type="gramStart"/>
      <w:r w:rsidR="008B45D4" w:rsidRPr="008B45D4">
        <w:rPr>
          <w:rFonts w:ascii="Times" w:hAnsi="Times" w:cs="Times"/>
          <w:color w:val="000000" w:themeColor="text1"/>
          <w:szCs w:val="23"/>
        </w:rPr>
        <w:t>A</w:t>
      </w:r>
      <w:proofErr w:type="gramEnd"/>
      <w:r w:rsidR="008B45D4" w:rsidRPr="008B45D4">
        <w:rPr>
          <w:rFonts w:ascii="Times" w:hAnsi="Times" w:cs="Times"/>
          <w:color w:val="000000" w:themeColor="text1"/>
          <w:szCs w:val="23"/>
        </w:rPr>
        <w:t xml:space="preserve"> recent proposal </w:t>
      </w:r>
      <w:r w:rsidR="008B45D4">
        <w:rPr>
          <w:rFonts w:ascii="Times" w:hAnsi="Times" w:cs="Times"/>
          <w:color w:val="000000" w:themeColor="text1"/>
          <w:szCs w:val="23"/>
        </w:rPr>
        <w:t xml:space="preserve">by the Taliban </w:t>
      </w:r>
      <w:r w:rsidR="008B45D4" w:rsidRPr="008B45D4">
        <w:rPr>
          <w:rFonts w:ascii="Times" w:hAnsi="Times" w:cs="Times"/>
          <w:color w:val="000000" w:themeColor="text1"/>
          <w:szCs w:val="23"/>
        </w:rPr>
        <w:t xml:space="preserve">calls for the sweeping reform of the Afghan prison system, including the construction of new prisons in every district to help alleviate overcrowding in existing facilities. Though expensive, new programs for inmates would also be offered, and new judges and prosecutors would be trained. How strongly would you support this policy? </w:t>
      </w:r>
    </w:p>
    <w:p w:rsidR="001D45D4" w:rsidRPr="00D92AE5" w:rsidRDefault="001D45D4"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p>
    <w:p w:rsidR="00C93248" w:rsidRPr="00D92AE5" w:rsidRDefault="00C93248" w:rsidP="00C932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r w:rsidRPr="00D92AE5">
        <w:rPr>
          <w:rFonts w:ascii="Times" w:hAnsi="Times" w:cs="Times"/>
          <w:color w:val="000000" w:themeColor="text1"/>
          <w:szCs w:val="23"/>
        </w:rPr>
        <w:t xml:space="preserve">5—I strongly agree with this policy </w:t>
      </w:r>
    </w:p>
    <w:p w:rsidR="00C93248" w:rsidRPr="00D92AE5" w:rsidRDefault="00C93248" w:rsidP="00C932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r w:rsidRPr="00D92AE5">
        <w:rPr>
          <w:rFonts w:ascii="Times" w:hAnsi="Times" w:cs="Times"/>
          <w:color w:val="000000" w:themeColor="text1"/>
          <w:szCs w:val="23"/>
        </w:rPr>
        <w:t xml:space="preserve">4—I somewhat agree with this policy </w:t>
      </w:r>
    </w:p>
    <w:p w:rsidR="00C93248" w:rsidRPr="00D92AE5" w:rsidRDefault="00C93248" w:rsidP="00C932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r w:rsidRPr="00D92AE5">
        <w:rPr>
          <w:rFonts w:ascii="Times" w:hAnsi="Times" w:cs="Times"/>
          <w:color w:val="000000" w:themeColor="text1"/>
          <w:szCs w:val="23"/>
        </w:rPr>
        <w:t xml:space="preserve">3—I am indifferent to this policy </w:t>
      </w:r>
    </w:p>
    <w:p w:rsidR="00C93248" w:rsidRPr="00D92AE5" w:rsidRDefault="00C93248" w:rsidP="00C932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r w:rsidRPr="00D92AE5">
        <w:rPr>
          <w:rFonts w:ascii="Times" w:hAnsi="Times" w:cs="Times"/>
          <w:color w:val="000000" w:themeColor="text1"/>
          <w:szCs w:val="23"/>
        </w:rPr>
        <w:lastRenderedPageBreak/>
        <w:t xml:space="preserve">2—I disagree with this policy </w:t>
      </w:r>
    </w:p>
    <w:p w:rsidR="00C93248" w:rsidRDefault="00C93248" w:rsidP="00C932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sidRPr="00D92AE5">
        <w:rPr>
          <w:rFonts w:ascii="Times" w:hAnsi="Times" w:cs="Times"/>
          <w:color w:val="000000" w:themeColor="text1"/>
          <w:szCs w:val="23"/>
        </w:rPr>
        <w:t>1—I strongly disagree with this policy</w:t>
      </w:r>
    </w:p>
    <w:p w:rsidR="00C93248" w:rsidRDefault="00C93248" w:rsidP="00C932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Pr>
          <w:rFonts w:ascii="Times" w:hAnsi="Times" w:cs="Times"/>
          <w:color w:val="000000" w:themeColor="text1"/>
          <w:szCs w:val="23"/>
        </w:rPr>
        <w:t xml:space="preserve">98. Refused </w:t>
      </w:r>
    </w:p>
    <w:p w:rsidR="00C93248" w:rsidRPr="00D92AE5" w:rsidRDefault="00C93248" w:rsidP="00C932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Pr>
          <w:rFonts w:ascii="Times" w:hAnsi="Times" w:cs="Times"/>
          <w:color w:val="000000" w:themeColor="text1"/>
          <w:szCs w:val="23"/>
        </w:rPr>
        <w:t xml:space="preserve">99. Don’t know </w:t>
      </w:r>
    </w:p>
    <w:p w:rsidR="004A4144" w:rsidRPr="00D92AE5" w:rsidRDefault="004A4144"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8"/>
        </w:rPr>
      </w:pPr>
    </w:p>
    <w:p w:rsidR="001D45D4" w:rsidRPr="00D92AE5" w:rsidRDefault="002B1E2A"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Pr>
          <w:rFonts w:ascii="Times" w:hAnsi="Times" w:cs="Times"/>
          <w:color w:val="000000" w:themeColor="text1"/>
          <w:szCs w:val="28"/>
        </w:rPr>
        <w:t>5.</w:t>
      </w:r>
      <w:r w:rsidR="008B45D4">
        <w:rPr>
          <w:rFonts w:ascii="Times" w:hAnsi="Times" w:cs="Times"/>
          <w:color w:val="000000" w:themeColor="text1"/>
          <w:szCs w:val="28"/>
        </w:rPr>
        <w:t>3</w:t>
      </w:r>
      <w:r w:rsidR="007C116C" w:rsidRPr="00D92AE5">
        <w:rPr>
          <w:rFonts w:ascii="Times" w:hAnsi="Times" w:cs="Times"/>
          <w:color w:val="000000" w:themeColor="text1"/>
          <w:szCs w:val="28"/>
        </w:rPr>
        <w:t>.</w:t>
      </w:r>
      <w:r w:rsidR="001D45D4" w:rsidRPr="00D92AE5">
        <w:rPr>
          <w:rFonts w:ascii="Times" w:hAnsi="Times" w:cs="Times"/>
          <w:color w:val="000000" w:themeColor="text1"/>
          <w:szCs w:val="23"/>
        </w:rPr>
        <w:t xml:space="preserve"> </w:t>
      </w:r>
      <w:r w:rsidR="008B45D4" w:rsidRPr="008B45D4">
        <w:rPr>
          <w:rFonts w:ascii="Times" w:hAnsi="Times" w:cs="Times"/>
          <w:color w:val="000000" w:themeColor="text1"/>
          <w:szCs w:val="23"/>
        </w:rPr>
        <w:t xml:space="preserve">A recent proposal calls for the strengthening of the Independent Election Commission (IEC). The Commission has a number of important functions, including monitoring presidential and parliamentary elections for fraud and verifying the identity of candidates for political office. Strengthening the IEC will increase the expense of elections and may delay the announcement of official winners but may also prevent corruption and </w:t>
      </w:r>
      <w:proofErr w:type="gramStart"/>
      <w:r w:rsidR="008B45D4" w:rsidRPr="008B45D4">
        <w:rPr>
          <w:rFonts w:ascii="Times" w:hAnsi="Times" w:cs="Times"/>
          <w:color w:val="000000" w:themeColor="text1"/>
          <w:szCs w:val="23"/>
        </w:rPr>
        <w:t>election day</w:t>
      </w:r>
      <w:proofErr w:type="gramEnd"/>
      <w:r w:rsidR="008B45D4" w:rsidRPr="008B45D4">
        <w:rPr>
          <w:rFonts w:ascii="Times" w:hAnsi="Times" w:cs="Times"/>
          <w:color w:val="000000" w:themeColor="text1"/>
          <w:szCs w:val="23"/>
        </w:rPr>
        <w:t xml:space="preserve"> problems. How do you feel about this proposal?</w:t>
      </w:r>
    </w:p>
    <w:p w:rsidR="00C93248" w:rsidRPr="00D92AE5" w:rsidRDefault="00C93248" w:rsidP="00A7034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r w:rsidRPr="00D92AE5">
        <w:rPr>
          <w:rFonts w:ascii="Times" w:hAnsi="Times" w:cs="Times"/>
          <w:color w:val="000000" w:themeColor="text1"/>
          <w:szCs w:val="23"/>
        </w:rPr>
        <w:t xml:space="preserve">5—I strongly agree with this </w:t>
      </w:r>
      <w:ins w:id="30" w:author="Rafiq Kakar" w:date="2011-01-10T15:35:00Z">
        <w:r w:rsidR="00A70341" w:rsidRPr="008B45D4">
          <w:rPr>
            <w:rFonts w:ascii="Times" w:hAnsi="Times" w:cs="Times"/>
            <w:color w:val="000000" w:themeColor="text1"/>
            <w:szCs w:val="23"/>
          </w:rPr>
          <w:t>proposal</w:t>
        </w:r>
      </w:ins>
      <w:del w:id="31" w:author="Rafiq Kakar" w:date="2011-01-10T15:35:00Z">
        <w:r w:rsidRPr="00D92AE5" w:rsidDel="00A70341">
          <w:rPr>
            <w:rFonts w:ascii="Times" w:hAnsi="Times" w:cs="Times"/>
            <w:color w:val="000000" w:themeColor="text1"/>
            <w:szCs w:val="23"/>
          </w:rPr>
          <w:delText xml:space="preserve">policy </w:delText>
        </w:r>
      </w:del>
    </w:p>
    <w:p w:rsidR="00C93248" w:rsidRPr="00D92AE5" w:rsidRDefault="00C93248" w:rsidP="00A7034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r w:rsidRPr="00D92AE5">
        <w:rPr>
          <w:rFonts w:ascii="Times" w:hAnsi="Times" w:cs="Times"/>
          <w:color w:val="000000" w:themeColor="text1"/>
          <w:szCs w:val="23"/>
        </w:rPr>
        <w:t xml:space="preserve">4—I somewhat agree with this </w:t>
      </w:r>
      <w:ins w:id="32" w:author="Rafiq Kakar" w:date="2011-01-10T15:35:00Z">
        <w:r w:rsidR="00A70341" w:rsidRPr="008B45D4">
          <w:rPr>
            <w:rFonts w:ascii="Times" w:hAnsi="Times" w:cs="Times"/>
            <w:color w:val="000000" w:themeColor="text1"/>
            <w:szCs w:val="23"/>
          </w:rPr>
          <w:t>proposal</w:t>
        </w:r>
      </w:ins>
      <w:del w:id="33" w:author="Rafiq Kakar" w:date="2011-01-10T15:35:00Z">
        <w:r w:rsidRPr="00D92AE5" w:rsidDel="00A70341">
          <w:rPr>
            <w:rFonts w:ascii="Times" w:hAnsi="Times" w:cs="Times"/>
            <w:color w:val="000000" w:themeColor="text1"/>
            <w:szCs w:val="23"/>
          </w:rPr>
          <w:delText xml:space="preserve">policy </w:delText>
        </w:r>
      </w:del>
    </w:p>
    <w:p w:rsidR="00C93248" w:rsidRPr="00D92AE5" w:rsidRDefault="00C93248" w:rsidP="00A7034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r w:rsidRPr="00D92AE5">
        <w:rPr>
          <w:rFonts w:ascii="Times" w:hAnsi="Times" w:cs="Times"/>
          <w:color w:val="000000" w:themeColor="text1"/>
          <w:szCs w:val="23"/>
        </w:rPr>
        <w:t xml:space="preserve">3—I am indifferent to this </w:t>
      </w:r>
      <w:ins w:id="34" w:author="Rafiq Kakar" w:date="2011-01-10T15:35:00Z">
        <w:r w:rsidR="00A70341" w:rsidRPr="008B45D4">
          <w:rPr>
            <w:rFonts w:ascii="Times" w:hAnsi="Times" w:cs="Times"/>
            <w:color w:val="000000" w:themeColor="text1"/>
            <w:szCs w:val="23"/>
          </w:rPr>
          <w:t>proposal</w:t>
        </w:r>
      </w:ins>
      <w:del w:id="35" w:author="Rafiq Kakar" w:date="2011-01-10T15:35:00Z">
        <w:r w:rsidRPr="00D92AE5" w:rsidDel="00A70341">
          <w:rPr>
            <w:rFonts w:ascii="Times" w:hAnsi="Times" w:cs="Times"/>
            <w:color w:val="000000" w:themeColor="text1"/>
            <w:szCs w:val="23"/>
          </w:rPr>
          <w:delText xml:space="preserve">policy </w:delText>
        </w:r>
      </w:del>
    </w:p>
    <w:p w:rsidR="00C93248" w:rsidRPr="00D92AE5" w:rsidRDefault="00C93248" w:rsidP="00A7034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r w:rsidRPr="00D92AE5">
        <w:rPr>
          <w:rFonts w:ascii="Times" w:hAnsi="Times" w:cs="Times"/>
          <w:color w:val="000000" w:themeColor="text1"/>
          <w:szCs w:val="23"/>
        </w:rPr>
        <w:t xml:space="preserve">2—I disagree with this </w:t>
      </w:r>
      <w:ins w:id="36" w:author="Rafiq Kakar" w:date="2011-01-10T15:35:00Z">
        <w:r w:rsidR="00A70341" w:rsidRPr="008B45D4">
          <w:rPr>
            <w:rFonts w:ascii="Times" w:hAnsi="Times" w:cs="Times"/>
            <w:color w:val="000000" w:themeColor="text1"/>
            <w:szCs w:val="23"/>
          </w:rPr>
          <w:t>proposal</w:t>
        </w:r>
      </w:ins>
      <w:del w:id="37" w:author="Rafiq Kakar" w:date="2011-01-10T15:35:00Z">
        <w:r w:rsidRPr="00D92AE5" w:rsidDel="00A70341">
          <w:rPr>
            <w:rFonts w:ascii="Times" w:hAnsi="Times" w:cs="Times"/>
            <w:color w:val="000000" w:themeColor="text1"/>
            <w:szCs w:val="23"/>
          </w:rPr>
          <w:delText xml:space="preserve">policy </w:delText>
        </w:r>
      </w:del>
    </w:p>
    <w:p w:rsidR="00C93248" w:rsidRDefault="00C93248" w:rsidP="00A7034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sidRPr="00D92AE5">
        <w:rPr>
          <w:rFonts w:ascii="Times" w:hAnsi="Times" w:cs="Times"/>
          <w:color w:val="000000" w:themeColor="text1"/>
          <w:szCs w:val="23"/>
        </w:rPr>
        <w:t xml:space="preserve">1—I strongly disagree with this </w:t>
      </w:r>
      <w:ins w:id="38" w:author="Rafiq Kakar" w:date="2011-01-10T15:35:00Z">
        <w:r w:rsidR="00A70341" w:rsidRPr="008B45D4">
          <w:rPr>
            <w:rFonts w:ascii="Times" w:hAnsi="Times" w:cs="Times"/>
            <w:color w:val="000000" w:themeColor="text1"/>
            <w:szCs w:val="23"/>
          </w:rPr>
          <w:t>proposal</w:t>
        </w:r>
      </w:ins>
      <w:del w:id="39" w:author="Rafiq Kakar" w:date="2011-01-10T15:35:00Z">
        <w:r w:rsidRPr="00D92AE5" w:rsidDel="00A70341">
          <w:rPr>
            <w:rFonts w:ascii="Times" w:hAnsi="Times" w:cs="Times"/>
            <w:color w:val="000000" w:themeColor="text1"/>
            <w:szCs w:val="23"/>
          </w:rPr>
          <w:delText>policy</w:delText>
        </w:r>
      </w:del>
    </w:p>
    <w:p w:rsidR="00C93248" w:rsidRDefault="00C93248" w:rsidP="00C932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Pr>
          <w:rFonts w:ascii="Times" w:hAnsi="Times" w:cs="Times"/>
          <w:color w:val="000000" w:themeColor="text1"/>
          <w:szCs w:val="23"/>
        </w:rPr>
        <w:t xml:space="preserve">98. Refused </w:t>
      </w:r>
    </w:p>
    <w:p w:rsidR="00C93248" w:rsidRPr="00D92AE5" w:rsidRDefault="00C93248" w:rsidP="00C932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Pr>
          <w:rFonts w:ascii="Times" w:hAnsi="Times" w:cs="Times"/>
          <w:color w:val="000000" w:themeColor="text1"/>
          <w:szCs w:val="23"/>
        </w:rPr>
        <w:t xml:space="preserve">99. Don’t know </w:t>
      </w:r>
    </w:p>
    <w:p w:rsidR="004A4144" w:rsidRPr="00D92AE5" w:rsidRDefault="004A4144"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p>
    <w:p w:rsidR="008B45D4" w:rsidRPr="00D92AE5" w:rsidRDefault="002B1E2A" w:rsidP="008B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Pr>
          <w:rFonts w:ascii="Times" w:hAnsi="Times" w:cs="Times"/>
          <w:color w:val="000000" w:themeColor="text1"/>
          <w:szCs w:val="23"/>
        </w:rPr>
        <w:t>5.</w:t>
      </w:r>
      <w:r w:rsidR="008B45D4">
        <w:rPr>
          <w:rFonts w:ascii="Times" w:hAnsi="Times" w:cs="Times"/>
          <w:color w:val="000000" w:themeColor="text1"/>
          <w:szCs w:val="23"/>
        </w:rPr>
        <w:t>3A</w:t>
      </w:r>
      <w:r w:rsidR="007C116C" w:rsidRPr="00D92AE5">
        <w:rPr>
          <w:rFonts w:ascii="Times" w:hAnsi="Times" w:cs="Times"/>
          <w:color w:val="000000" w:themeColor="text1"/>
          <w:szCs w:val="23"/>
        </w:rPr>
        <w:t>.</w:t>
      </w:r>
      <w:r w:rsidR="001D45D4" w:rsidRPr="00D92AE5">
        <w:rPr>
          <w:rFonts w:ascii="Times" w:hAnsi="Times" w:cs="Times"/>
          <w:color w:val="000000" w:themeColor="text1"/>
          <w:szCs w:val="23"/>
        </w:rPr>
        <w:t xml:space="preserve"> </w:t>
      </w:r>
      <w:proofErr w:type="gramStart"/>
      <w:r w:rsidR="008B45D4" w:rsidRPr="008B45D4">
        <w:rPr>
          <w:rFonts w:ascii="Times" w:hAnsi="Times" w:cs="Times"/>
          <w:color w:val="000000" w:themeColor="text1"/>
          <w:szCs w:val="23"/>
        </w:rPr>
        <w:t>A</w:t>
      </w:r>
      <w:proofErr w:type="gramEnd"/>
      <w:r w:rsidR="008B45D4" w:rsidRPr="008B45D4">
        <w:rPr>
          <w:rFonts w:ascii="Times" w:hAnsi="Times" w:cs="Times"/>
          <w:color w:val="000000" w:themeColor="text1"/>
          <w:szCs w:val="23"/>
        </w:rPr>
        <w:t xml:space="preserve"> recent proposal </w:t>
      </w:r>
      <w:r w:rsidR="008B45D4">
        <w:rPr>
          <w:rFonts w:ascii="Times" w:hAnsi="Times" w:cs="Times"/>
          <w:color w:val="000000" w:themeColor="text1"/>
          <w:szCs w:val="23"/>
        </w:rPr>
        <w:t xml:space="preserve">by foreign forces </w:t>
      </w:r>
      <w:r w:rsidR="008B45D4" w:rsidRPr="008B45D4">
        <w:rPr>
          <w:rFonts w:ascii="Times" w:hAnsi="Times" w:cs="Times"/>
          <w:color w:val="000000" w:themeColor="text1"/>
          <w:szCs w:val="23"/>
        </w:rPr>
        <w:t xml:space="preserve">calls for the strengthening of the Independent Election Commission (IEC). The Commission has a number of important functions, including monitoring presidential and parliamentary elections for fraud and verifying the identity of candidates for political office. Strengthening the IEC will increase the expense of elections and may delay the announcement of official winners but may also prevent corruption and </w:t>
      </w:r>
      <w:proofErr w:type="gramStart"/>
      <w:r w:rsidR="008B45D4" w:rsidRPr="008B45D4">
        <w:rPr>
          <w:rFonts w:ascii="Times" w:hAnsi="Times" w:cs="Times"/>
          <w:color w:val="000000" w:themeColor="text1"/>
          <w:szCs w:val="23"/>
        </w:rPr>
        <w:t>election day</w:t>
      </w:r>
      <w:proofErr w:type="gramEnd"/>
      <w:r w:rsidR="008B45D4" w:rsidRPr="008B45D4">
        <w:rPr>
          <w:rFonts w:ascii="Times" w:hAnsi="Times" w:cs="Times"/>
          <w:color w:val="000000" w:themeColor="text1"/>
          <w:szCs w:val="23"/>
        </w:rPr>
        <w:t xml:space="preserve"> problems. How do you feel about this proposal?</w:t>
      </w:r>
    </w:p>
    <w:p w:rsidR="00C93248" w:rsidRPr="00D92AE5" w:rsidRDefault="00C93248" w:rsidP="00A7034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r w:rsidRPr="00D92AE5">
        <w:rPr>
          <w:rFonts w:ascii="Times" w:hAnsi="Times" w:cs="Times"/>
          <w:color w:val="000000" w:themeColor="text1"/>
          <w:szCs w:val="23"/>
        </w:rPr>
        <w:t xml:space="preserve">5—I strongly agree with this </w:t>
      </w:r>
      <w:ins w:id="40" w:author="Rafiq Kakar" w:date="2011-01-10T15:35:00Z">
        <w:r w:rsidR="00A70341" w:rsidRPr="008B45D4">
          <w:rPr>
            <w:rFonts w:ascii="Times" w:hAnsi="Times" w:cs="Times"/>
            <w:color w:val="000000" w:themeColor="text1"/>
            <w:szCs w:val="23"/>
          </w:rPr>
          <w:t>proposal</w:t>
        </w:r>
      </w:ins>
      <w:del w:id="41" w:author="Rafiq Kakar" w:date="2011-01-10T15:35:00Z">
        <w:r w:rsidRPr="00D92AE5" w:rsidDel="00A70341">
          <w:rPr>
            <w:rFonts w:ascii="Times" w:hAnsi="Times" w:cs="Times"/>
            <w:color w:val="000000" w:themeColor="text1"/>
            <w:szCs w:val="23"/>
          </w:rPr>
          <w:delText xml:space="preserve">policy </w:delText>
        </w:r>
      </w:del>
    </w:p>
    <w:p w:rsidR="00C93248" w:rsidRPr="00D92AE5" w:rsidRDefault="00C93248" w:rsidP="00A7034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r w:rsidRPr="00D92AE5">
        <w:rPr>
          <w:rFonts w:ascii="Times" w:hAnsi="Times" w:cs="Times"/>
          <w:color w:val="000000" w:themeColor="text1"/>
          <w:szCs w:val="23"/>
        </w:rPr>
        <w:t xml:space="preserve">4—I somewhat agree with this </w:t>
      </w:r>
      <w:ins w:id="42" w:author="Rafiq Kakar" w:date="2011-01-10T15:35:00Z">
        <w:r w:rsidR="00A70341" w:rsidRPr="008B45D4">
          <w:rPr>
            <w:rFonts w:ascii="Times" w:hAnsi="Times" w:cs="Times"/>
            <w:color w:val="000000" w:themeColor="text1"/>
            <w:szCs w:val="23"/>
          </w:rPr>
          <w:t>proposal</w:t>
        </w:r>
      </w:ins>
      <w:del w:id="43" w:author="Rafiq Kakar" w:date="2011-01-10T15:35:00Z">
        <w:r w:rsidRPr="00D92AE5" w:rsidDel="00A70341">
          <w:rPr>
            <w:rFonts w:ascii="Times" w:hAnsi="Times" w:cs="Times"/>
            <w:color w:val="000000" w:themeColor="text1"/>
            <w:szCs w:val="23"/>
          </w:rPr>
          <w:delText xml:space="preserve">policy </w:delText>
        </w:r>
      </w:del>
    </w:p>
    <w:p w:rsidR="00C93248" w:rsidRPr="00D92AE5" w:rsidRDefault="00C93248" w:rsidP="00A7034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r w:rsidRPr="00D92AE5">
        <w:rPr>
          <w:rFonts w:ascii="Times" w:hAnsi="Times" w:cs="Times"/>
          <w:color w:val="000000" w:themeColor="text1"/>
          <w:szCs w:val="23"/>
        </w:rPr>
        <w:t xml:space="preserve">3—I am indifferent to this </w:t>
      </w:r>
      <w:ins w:id="44" w:author="Rafiq Kakar" w:date="2011-01-10T15:35:00Z">
        <w:r w:rsidR="00A70341" w:rsidRPr="008B45D4">
          <w:rPr>
            <w:rFonts w:ascii="Times" w:hAnsi="Times" w:cs="Times"/>
            <w:color w:val="000000" w:themeColor="text1"/>
            <w:szCs w:val="23"/>
          </w:rPr>
          <w:t>proposal</w:t>
        </w:r>
      </w:ins>
      <w:del w:id="45" w:author="Rafiq Kakar" w:date="2011-01-10T15:35:00Z">
        <w:r w:rsidRPr="00D92AE5" w:rsidDel="00A70341">
          <w:rPr>
            <w:rFonts w:ascii="Times" w:hAnsi="Times" w:cs="Times"/>
            <w:color w:val="000000" w:themeColor="text1"/>
            <w:szCs w:val="23"/>
          </w:rPr>
          <w:delText xml:space="preserve">policy </w:delText>
        </w:r>
      </w:del>
    </w:p>
    <w:p w:rsidR="00C93248" w:rsidRPr="00D92AE5" w:rsidRDefault="00C93248" w:rsidP="00A7034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r w:rsidRPr="00D92AE5">
        <w:rPr>
          <w:rFonts w:ascii="Times" w:hAnsi="Times" w:cs="Times"/>
          <w:color w:val="000000" w:themeColor="text1"/>
          <w:szCs w:val="23"/>
        </w:rPr>
        <w:t xml:space="preserve">2—I disagree with this </w:t>
      </w:r>
      <w:ins w:id="46" w:author="Rafiq Kakar" w:date="2011-01-10T15:35:00Z">
        <w:r w:rsidR="00A70341" w:rsidRPr="008B45D4">
          <w:rPr>
            <w:rFonts w:ascii="Times" w:hAnsi="Times" w:cs="Times"/>
            <w:color w:val="000000" w:themeColor="text1"/>
            <w:szCs w:val="23"/>
          </w:rPr>
          <w:t>proposal</w:t>
        </w:r>
      </w:ins>
      <w:del w:id="47" w:author="Rafiq Kakar" w:date="2011-01-10T15:35:00Z">
        <w:r w:rsidRPr="00D92AE5" w:rsidDel="00A70341">
          <w:rPr>
            <w:rFonts w:ascii="Times" w:hAnsi="Times" w:cs="Times"/>
            <w:color w:val="000000" w:themeColor="text1"/>
            <w:szCs w:val="23"/>
          </w:rPr>
          <w:delText xml:space="preserve">policy </w:delText>
        </w:r>
      </w:del>
    </w:p>
    <w:p w:rsidR="00C93248" w:rsidRDefault="00C93248" w:rsidP="00A7034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sidRPr="00D92AE5">
        <w:rPr>
          <w:rFonts w:ascii="Times" w:hAnsi="Times" w:cs="Times"/>
          <w:color w:val="000000" w:themeColor="text1"/>
          <w:szCs w:val="23"/>
        </w:rPr>
        <w:t xml:space="preserve">1—I strongly disagree with this </w:t>
      </w:r>
      <w:ins w:id="48" w:author="Rafiq Kakar" w:date="2011-01-10T15:35:00Z">
        <w:r w:rsidR="00A70341" w:rsidRPr="008B45D4">
          <w:rPr>
            <w:rFonts w:ascii="Times" w:hAnsi="Times" w:cs="Times"/>
            <w:color w:val="000000" w:themeColor="text1"/>
            <w:szCs w:val="23"/>
          </w:rPr>
          <w:t>proposal</w:t>
        </w:r>
      </w:ins>
      <w:del w:id="49" w:author="Rafiq Kakar" w:date="2011-01-10T15:35:00Z">
        <w:r w:rsidRPr="00D92AE5" w:rsidDel="00A70341">
          <w:rPr>
            <w:rFonts w:ascii="Times" w:hAnsi="Times" w:cs="Times"/>
            <w:color w:val="000000" w:themeColor="text1"/>
            <w:szCs w:val="23"/>
          </w:rPr>
          <w:delText>policy</w:delText>
        </w:r>
      </w:del>
    </w:p>
    <w:p w:rsidR="00C93248" w:rsidRDefault="00C93248" w:rsidP="00C932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Pr>
          <w:rFonts w:ascii="Times" w:hAnsi="Times" w:cs="Times"/>
          <w:color w:val="000000" w:themeColor="text1"/>
          <w:szCs w:val="23"/>
        </w:rPr>
        <w:t xml:space="preserve">98. Refused </w:t>
      </w:r>
    </w:p>
    <w:p w:rsidR="00C93248" w:rsidRPr="00D92AE5" w:rsidRDefault="00C93248" w:rsidP="00C932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Pr>
          <w:rFonts w:ascii="Times" w:hAnsi="Times" w:cs="Times"/>
          <w:color w:val="000000" w:themeColor="text1"/>
          <w:szCs w:val="23"/>
        </w:rPr>
        <w:t xml:space="preserve">99. Don’t know </w:t>
      </w:r>
    </w:p>
    <w:p w:rsidR="004A4144" w:rsidRPr="00D92AE5" w:rsidRDefault="004A4144"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p>
    <w:p w:rsidR="008B45D4" w:rsidRPr="00D92AE5" w:rsidRDefault="002B1E2A" w:rsidP="008B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Pr>
          <w:rFonts w:ascii="Times" w:hAnsi="Times" w:cs="Monaco"/>
          <w:color w:val="000000" w:themeColor="text1"/>
          <w:szCs w:val="23"/>
        </w:rPr>
        <w:t>5.</w:t>
      </w:r>
      <w:r w:rsidR="008B45D4">
        <w:rPr>
          <w:rFonts w:ascii="Times" w:hAnsi="Times" w:cs="Monaco"/>
          <w:color w:val="000000" w:themeColor="text1"/>
          <w:szCs w:val="23"/>
        </w:rPr>
        <w:t>3B</w:t>
      </w:r>
      <w:r w:rsidR="007C116C" w:rsidRPr="00D92AE5">
        <w:rPr>
          <w:rFonts w:ascii="Times" w:hAnsi="Times" w:cs="Monaco"/>
          <w:color w:val="000000" w:themeColor="text1"/>
          <w:szCs w:val="23"/>
        </w:rPr>
        <w:t>.</w:t>
      </w:r>
      <w:r w:rsidR="001D45D4" w:rsidRPr="00D92AE5">
        <w:rPr>
          <w:rFonts w:ascii="Times" w:hAnsi="Times" w:cs="Times"/>
          <w:color w:val="000000" w:themeColor="text1"/>
          <w:szCs w:val="23"/>
        </w:rPr>
        <w:t xml:space="preserve"> </w:t>
      </w:r>
      <w:proofErr w:type="gramStart"/>
      <w:r w:rsidR="008B45D4" w:rsidRPr="008B45D4">
        <w:rPr>
          <w:rFonts w:ascii="Times" w:hAnsi="Times" w:cs="Times"/>
          <w:color w:val="000000" w:themeColor="text1"/>
          <w:szCs w:val="23"/>
        </w:rPr>
        <w:t>A</w:t>
      </w:r>
      <w:proofErr w:type="gramEnd"/>
      <w:r w:rsidR="008B45D4" w:rsidRPr="008B45D4">
        <w:rPr>
          <w:rFonts w:ascii="Times" w:hAnsi="Times" w:cs="Times"/>
          <w:color w:val="000000" w:themeColor="text1"/>
          <w:szCs w:val="23"/>
        </w:rPr>
        <w:t xml:space="preserve"> recent proposal calls </w:t>
      </w:r>
      <w:r w:rsidR="008B45D4">
        <w:rPr>
          <w:rFonts w:ascii="Times" w:hAnsi="Times" w:cs="Times"/>
          <w:color w:val="000000" w:themeColor="text1"/>
          <w:szCs w:val="23"/>
        </w:rPr>
        <w:t xml:space="preserve">by the Taliban </w:t>
      </w:r>
      <w:r w:rsidR="008B45D4" w:rsidRPr="008B45D4">
        <w:rPr>
          <w:rFonts w:ascii="Times" w:hAnsi="Times" w:cs="Times"/>
          <w:color w:val="000000" w:themeColor="text1"/>
          <w:szCs w:val="23"/>
        </w:rPr>
        <w:t xml:space="preserve">for the strengthening of the Independent Election Commission (IEC). The Commission has a number of important functions, including monitoring presidential and parliamentary elections for fraud and verifying the identity of candidates for political office. Strengthening the IEC will increase the expense of elections and may delay the announcement of official winners but may also prevent corruption and </w:t>
      </w:r>
      <w:proofErr w:type="gramStart"/>
      <w:r w:rsidR="008B45D4" w:rsidRPr="008B45D4">
        <w:rPr>
          <w:rFonts w:ascii="Times" w:hAnsi="Times" w:cs="Times"/>
          <w:color w:val="000000" w:themeColor="text1"/>
          <w:szCs w:val="23"/>
        </w:rPr>
        <w:t>election day</w:t>
      </w:r>
      <w:proofErr w:type="gramEnd"/>
      <w:r w:rsidR="008B45D4" w:rsidRPr="008B45D4">
        <w:rPr>
          <w:rFonts w:ascii="Times" w:hAnsi="Times" w:cs="Times"/>
          <w:color w:val="000000" w:themeColor="text1"/>
          <w:szCs w:val="23"/>
        </w:rPr>
        <w:t xml:space="preserve"> problems. How do you feel about this proposal?</w:t>
      </w:r>
    </w:p>
    <w:p w:rsidR="008B45D4" w:rsidRDefault="008B45D4" w:rsidP="00C932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p>
    <w:p w:rsidR="00C93248" w:rsidRPr="00D92AE5" w:rsidRDefault="00C93248" w:rsidP="00A7034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r w:rsidRPr="00D92AE5">
        <w:rPr>
          <w:rFonts w:ascii="Times" w:hAnsi="Times" w:cs="Times"/>
          <w:color w:val="000000" w:themeColor="text1"/>
          <w:szCs w:val="23"/>
        </w:rPr>
        <w:t xml:space="preserve">5—I strongly agree with this </w:t>
      </w:r>
      <w:ins w:id="50" w:author="Rafiq Kakar" w:date="2011-01-10T15:36:00Z">
        <w:r w:rsidR="00A70341" w:rsidRPr="008B45D4">
          <w:rPr>
            <w:rFonts w:ascii="Times" w:hAnsi="Times" w:cs="Times"/>
            <w:color w:val="000000" w:themeColor="text1"/>
            <w:szCs w:val="23"/>
          </w:rPr>
          <w:t>proposal</w:t>
        </w:r>
      </w:ins>
      <w:del w:id="51" w:author="Rafiq Kakar" w:date="2011-01-10T15:36:00Z">
        <w:r w:rsidRPr="00D92AE5" w:rsidDel="00A70341">
          <w:rPr>
            <w:rFonts w:ascii="Times" w:hAnsi="Times" w:cs="Times"/>
            <w:color w:val="000000" w:themeColor="text1"/>
            <w:szCs w:val="23"/>
          </w:rPr>
          <w:delText xml:space="preserve">policy </w:delText>
        </w:r>
      </w:del>
    </w:p>
    <w:p w:rsidR="00C93248" w:rsidRPr="00D92AE5" w:rsidRDefault="00C93248" w:rsidP="00A7034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r w:rsidRPr="00D92AE5">
        <w:rPr>
          <w:rFonts w:ascii="Times" w:hAnsi="Times" w:cs="Times"/>
          <w:color w:val="000000" w:themeColor="text1"/>
          <w:szCs w:val="23"/>
        </w:rPr>
        <w:t xml:space="preserve">4—I somewhat agree with this </w:t>
      </w:r>
      <w:ins w:id="52" w:author="Rafiq Kakar" w:date="2011-01-10T15:36:00Z">
        <w:r w:rsidR="00A70341" w:rsidRPr="008B45D4">
          <w:rPr>
            <w:rFonts w:ascii="Times" w:hAnsi="Times" w:cs="Times"/>
            <w:color w:val="000000" w:themeColor="text1"/>
            <w:szCs w:val="23"/>
          </w:rPr>
          <w:t>proposal</w:t>
        </w:r>
      </w:ins>
      <w:del w:id="53" w:author="Rafiq Kakar" w:date="2011-01-10T15:36:00Z">
        <w:r w:rsidRPr="00D92AE5" w:rsidDel="00A70341">
          <w:rPr>
            <w:rFonts w:ascii="Times" w:hAnsi="Times" w:cs="Times"/>
            <w:color w:val="000000" w:themeColor="text1"/>
            <w:szCs w:val="23"/>
          </w:rPr>
          <w:delText xml:space="preserve">policy </w:delText>
        </w:r>
      </w:del>
    </w:p>
    <w:p w:rsidR="00C93248" w:rsidRPr="00D92AE5" w:rsidRDefault="00C93248" w:rsidP="00A7034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r w:rsidRPr="00D92AE5">
        <w:rPr>
          <w:rFonts w:ascii="Times" w:hAnsi="Times" w:cs="Times"/>
          <w:color w:val="000000" w:themeColor="text1"/>
          <w:szCs w:val="23"/>
        </w:rPr>
        <w:t xml:space="preserve">3—I am indifferent to this </w:t>
      </w:r>
      <w:ins w:id="54" w:author="Rafiq Kakar" w:date="2011-01-10T15:36:00Z">
        <w:r w:rsidR="00A70341" w:rsidRPr="008B45D4">
          <w:rPr>
            <w:rFonts w:ascii="Times" w:hAnsi="Times" w:cs="Times"/>
            <w:color w:val="000000" w:themeColor="text1"/>
            <w:szCs w:val="23"/>
          </w:rPr>
          <w:t>proposal</w:t>
        </w:r>
      </w:ins>
      <w:del w:id="55" w:author="Rafiq Kakar" w:date="2011-01-10T15:36:00Z">
        <w:r w:rsidRPr="00D92AE5" w:rsidDel="00A70341">
          <w:rPr>
            <w:rFonts w:ascii="Times" w:hAnsi="Times" w:cs="Times"/>
            <w:color w:val="000000" w:themeColor="text1"/>
            <w:szCs w:val="23"/>
          </w:rPr>
          <w:delText xml:space="preserve">policy </w:delText>
        </w:r>
      </w:del>
    </w:p>
    <w:p w:rsidR="00C93248" w:rsidRPr="00D92AE5" w:rsidRDefault="00C93248" w:rsidP="00A7034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r w:rsidRPr="00D92AE5">
        <w:rPr>
          <w:rFonts w:ascii="Times" w:hAnsi="Times" w:cs="Times"/>
          <w:color w:val="000000" w:themeColor="text1"/>
          <w:szCs w:val="23"/>
        </w:rPr>
        <w:t xml:space="preserve">2—I disagree with this </w:t>
      </w:r>
      <w:ins w:id="56" w:author="Rafiq Kakar" w:date="2011-01-10T15:36:00Z">
        <w:r w:rsidR="00A70341" w:rsidRPr="008B45D4">
          <w:rPr>
            <w:rFonts w:ascii="Times" w:hAnsi="Times" w:cs="Times"/>
            <w:color w:val="000000" w:themeColor="text1"/>
            <w:szCs w:val="23"/>
          </w:rPr>
          <w:t>proposal</w:t>
        </w:r>
      </w:ins>
      <w:del w:id="57" w:author="Rafiq Kakar" w:date="2011-01-10T15:36:00Z">
        <w:r w:rsidRPr="00D92AE5" w:rsidDel="00A70341">
          <w:rPr>
            <w:rFonts w:ascii="Times" w:hAnsi="Times" w:cs="Times"/>
            <w:color w:val="000000" w:themeColor="text1"/>
            <w:szCs w:val="23"/>
          </w:rPr>
          <w:delText xml:space="preserve">policy </w:delText>
        </w:r>
      </w:del>
    </w:p>
    <w:p w:rsidR="00C93248" w:rsidRDefault="00C93248" w:rsidP="00A7034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sidRPr="00D92AE5">
        <w:rPr>
          <w:rFonts w:ascii="Times" w:hAnsi="Times" w:cs="Times"/>
          <w:color w:val="000000" w:themeColor="text1"/>
          <w:szCs w:val="23"/>
        </w:rPr>
        <w:t xml:space="preserve">1—I strongly disagree with this </w:t>
      </w:r>
      <w:ins w:id="58" w:author="Rafiq Kakar" w:date="2011-01-10T15:36:00Z">
        <w:r w:rsidR="00A70341" w:rsidRPr="008B45D4">
          <w:rPr>
            <w:rFonts w:ascii="Times" w:hAnsi="Times" w:cs="Times"/>
            <w:color w:val="000000" w:themeColor="text1"/>
            <w:szCs w:val="23"/>
          </w:rPr>
          <w:t>proposal</w:t>
        </w:r>
      </w:ins>
      <w:del w:id="59" w:author="Rafiq Kakar" w:date="2011-01-10T15:36:00Z">
        <w:r w:rsidRPr="00D92AE5" w:rsidDel="00A70341">
          <w:rPr>
            <w:rFonts w:ascii="Times" w:hAnsi="Times" w:cs="Times"/>
            <w:color w:val="000000" w:themeColor="text1"/>
            <w:szCs w:val="23"/>
          </w:rPr>
          <w:delText>policy</w:delText>
        </w:r>
      </w:del>
    </w:p>
    <w:p w:rsidR="00C93248" w:rsidRDefault="00C93248" w:rsidP="00C932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Pr>
          <w:rFonts w:ascii="Times" w:hAnsi="Times" w:cs="Times"/>
          <w:color w:val="000000" w:themeColor="text1"/>
          <w:szCs w:val="23"/>
        </w:rPr>
        <w:t xml:space="preserve">98. Refused </w:t>
      </w:r>
    </w:p>
    <w:p w:rsidR="00C93248" w:rsidRPr="00D92AE5" w:rsidRDefault="00C93248" w:rsidP="00C932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Pr>
          <w:rFonts w:ascii="Times" w:hAnsi="Times" w:cs="Times"/>
          <w:color w:val="000000" w:themeColor="text1"/>
          <w:szCs w:val="23"/>
        </w:rPr>
        <w:lastRenderedPageBreak/>
        <w:t xml:space="preserve">99. Don’t know </w:t>
      </w:r>
    </w:p>
    <w:p w:rsidR="001D45D4" w:rsidRPr="00D92AE5" w:rsidRDefault="001D45D4"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p>
    <w:p w:rsidR="004A4144" w:rsidRPr="00D92AE5" w:rsidRDefault="004A4144"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8"/>
        </w:rPr>
      </w:pPr>
    </w:p>
    <w:p w:rsidR="001D45D4" w:rsidRPr="00D92AE5" w:rsidRDefault="002B1E2A" w:rsidP="002B1E2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8"/>
        </w:rPr>
      </w:pPr>
      <w:r>
        <w:rPr>
          <w:rFonts w:ascii="Times" w:hAnsi="Times" w:cs="Times"/>
          <w:color w:val="000000" w:themeColor="text1"/>
          <w:szCs w:val="28"/>
        </w:rPr>
        <w:t>5.</w:t>
      </w:r>
      <w:r w:rsidR="008B45D4">
        <w:rPr>
          <w:rFonts w:ascii="Times" w:hAnsi="Times" w:cs="Times"/>
          <w:color w:val="000000" w:themeColor="text1"/>
          <w:szCs w:val="28"/>
        </w:rPr>
        <w:t>4</w:t>
      </w:r>
      <w:r w:rsidR="007C116C" w:rsidRPr="00D92AE5">
        <w:rPr>
          <w:rFonts w:ascii="Times" w:hAnsi="Times" w:cs="Times"/>
          <w:color w:val="000000" w:themeColor="text1"/>
          <w:szCs w:val="28"/>
        </w:rPr>
        <w:t>.</w:t>
      </w:r>
      <w:r w:rsidR="004A4144" w:rsidRPr="00D92AE5">
        <w:rPr>
          <w:rFonts w:ascii="Times" w:hAnsi="Times" w:cs="Times"/>
          <w:color w:val="000000" w:themeColor="text1"/>
          <w:szCs w:val="28"/>
        </w:rPr>
        <w:t xml:space="preserve"> </w:t>
      </w:r>
      <w:r w:rsidR="001D45D4" w:rsidRPr="00D92AE5">
        <w:rPr>
          <w:rFonts w:ascii="Times" w:hAnsi="Times" w:cs="Times"/>
          <w:color w:val="000000" w:themeColor="text1"/>
          <w:szCs w:val="23"/>
        </w:rPr>
        <w:t>It has recently been proposed that the new Office of Oversight for Anti- Corruption, which leads investigations into corru</w:t>
      </w:r>
      <w:r w:rsidR="004A4144" w:rsidRPr="00D92AE5">
        <w:rPr>
          <w:rFonts w:ascii="Times" w:hAnsi="Times" w:cs="Times"/>
          <w:color w:val="000000" w:themeColor="text1"/>
          <w:szCs w:val="23"/>
        </w:rPr>
        <w:t>ption among government and mil</w:t>
      </w:r>
      <w:r w:rsidR="001D45D4" w:rsidRPr="00D92AE5">
        <w:rPr>
          <w:rFonts w:ascii="Times" w:hAnsi="Times" w:cs="Times"/>
          <w:color w:val="000000" w:themeColor="text1"/>
          <w:szCs w:val="23"/>
        </w:rPr>
        <w:t>itary officials, be strengthened. Specifically, the Office’s staff should be increased and its ability to investigate suspected corruption at the highest levels, including among senior officials, should be improved by allowing the Office to collect its own information about suspected wrong-doing. How do you feel about this policy?</w:t>
      </w:r>
    </w:p>
    <w:p w:rsidR="00C93248" w:rsidRPr="00D92AE5" w:rsidRDefault="00C93248" w:rsidP="00C932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r w:rsidRPr="00D92AE5">
        <w:rPr>
          <w:rFonts w:ascii="Times" w:hAnsi="Times" w:cs="Times"/>
          <w:color w:val="000000" w:themeColor="text1"/>
          <w:szCs w:val="23"/>
        </w:rPr>
        <w:t xml:space="preserve">5—I strongly agree with this policy </w:t>
      </w:r>
    </w:p>
    <w:p w:rsidR="00C93248" w:rsidRPr="00D92AE5" w:rsidRDefault="00C93248" w:rsidP="00C932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r w:rsidRPr="00D92AE5">
        <w:rPr>
          <w:rFonts w:ascii="Times" w:hAnsi="Times" w:cs="Times"/>
          <w:color w:val="000000" w:themeColor="text1"/>
          <w:szCs w:val="23"/>
        </w:rPr>
        <w:t xml:space="preserve">4—I somewhat agree with this policy </w:t>
      </w:r>
    </w:p>
    <w:p w:rsidR="00C93248" w:rsidRPr="00D92AE5" w:rsidRDefault="00C93248" w:rsidP="00C932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r w:rsidRPr="00D92AE5">
        <w:rPr>
          <w:rFonts w:ascii="Times" w:hAnsi="Times" w:cs="Times"/>
          <w:color w:val="000000" w:themeColor="text1"/>
          <w:szCs w:val="23"/>
        </w:rPr>
        <w:t xml:space="preserve">3—I am indifferent to this policy </w:t>
      </w:r>
    </w:p>
    <w:p w:rsidR="00C93248" w:rsidRPr="00D92AE5" w:rsidRDefault="00C93248" w:rsidP="00C932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r w:rsidRPr="00D92AE5">
        <w:rPr>
          <w:rFonts w:ascii="Times" w:hAnsi="Times" w:cs="Times"/>
          <w:color w:val="000000" w:themeColor="text1"/>
          <w:szCs w:val="23"/>
        </w:rPr>
        <w:t xml:space="preserve">2—I disagree with this policy </w:t>
      </w:r>
    </w:p>
    <w:p w:rsidR="00C93248" w:rsidRDefault="00C93248" w:rsidP="00C932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sidRPr="00D92AE5">
        <w:rPr>
          <w:rFonts w:ascii="Times" w:hAnsi="Times" w:cs="Times"/>
          <w:color w:val="000000" w:themeColor="text1"/>
          <w:szCs w:val="23"/>
        </w:rPr>
        <w:t>1—I strongly disagree with this policy</w:t>
      </w:r>
    </w:p>
    <w:p w:rsidR="00C93248" w:rsidRDefault="00C93248" w:rsidP="00C932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Pr>
          <w:rFonts w:ascii="Times" w:hAnsi="Times" w:cs="Times"/>
          <w:color w:val="000000" w:themeColor="text1"/>
          <w:szCs w:val="23"/>
        </w:rPr>
        <w:t xml:space="preserve">98. Refused </w:t>
      </w:r>
    </w:p>
    <w:p w:rsidR="00C93248" w:rsidRPr="00D92AE5" w:rsidRDefault="00C93248" w:rsidP="00C932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Pr>
          <w:rFonts w:ascii="Times" w:hAnsi="Times" w:cs="Times"/>
          <w:color w:val="000000" w:themeColor="text1"/>
          <w:szCs w:val="23"/>
        </w:rPr>
        <w:t xml:space="preserve">99. Don’t know </w:t>
      </w:r>
    </w:p>
    <w:p w:rsidR="004A4144" w:rsidRPr="00D92AE5" w:rsidRDefault="004A4144"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p>
    <w:p w:rsidR="004A4144" w:rsidRPr="00D92AE5" w:rsidRDefault="002B1E2A"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Pr>
          <w:rFonts w:ascii="Times" w:hAnsi="Times" w:cs="Monaco"/>
          <w:color w:val="000000" w:themeColor="text1"/>
          <w:szCs w:val="23"/>
        </w:rPr>
        <w:t>5.</w:t>
      </w:r>
      <w:r w:rsidR="008B45D4">
        <w:rPr>
          <w:rFonts w:ascii="Times" w:hAnsi="Times" w:cs="Monaco"/>
          <w:color w:val="000000" w:themeColor="text1"/>
          <w:szCs w:val="23"/>
        </w:rPr>
        <w:t>4A</w:t>
      </w:r>
      <w:r w:rsidR="007C116C" w:rsidRPr="00D92AE5">
        <w:rPr>
          <w:rFonts w:ascii="Times" w:hAnsi="Times" w:cs="Monaco"/>
          <w:color w:val="000000" w:themeColor="text1"/>
          <w:szCs w:val="23"/>
        </w:rPr>
        <w:t>.</w:t>
      </w:r>
      <w:r w:rsidR="004A4144" w:rsidRPr="00D92AE5">
        <w:rPr>
          <w:rFonts w:ascii="Times" w:hAnsi="Times" w:cs="Monaco"/>
          <w:color w:val="000000" w:themeColor="text1"/>
          <w:szCs w:val="23"/>
        </w:rPr>
        <w:t xml:space="preserve"> </w:t>
      </w:r>
      <w:proofErr w:type="gramStart"/>
      <w:r w:rsidR="001D45D4" w:rsidRPr="00D92AE5">
        <w:rPr>
          <w:rFonts w:ascii="Times" w:hAnsi="Times" w:cs="Times"/>
          <w:color w:val="000000" w:themeColor="text1"/>
          <w:szCs w:val="23"/>
        </w:rPr>
        <w:t>It</w:t>
      </w:r>
      <w:proofErr w:type="gramEnd"/>
      <w:r w:rsidR="001D45D4" w:rsidRPr="00D92AE5">
        <w:rPr>
          <w:rFonts w:ascii="Times" w:hAnsi="Times" w:cs="Times"/>
          <w:color w:val="000000" w:themeColor="text1"/>
          <w:szCs w:val="23"/>
        </w:rPr>
        <w:t xml:space="preserve"> has recently been proposed by </w:t>
      </w:r>
      <w:r w:rsidR="001D45D4" w:rsidRPr="00D92AE5">
        <w:rPr>
          <w:rFonts w:ascii="Times" w:hAnsi="Times" w:cs="Helvetica"/>
          <w:color w:val="000000" w:themeColor="text1"/>
          <w:szCs w:val="23"/>
        </w:rPr>
        <w:t xml:space="preserve">foreign forces </w:t>
      </w:r>
      <w:r w:rsidR="001D45D4" w:rsidRPr="00D92AE5">
        <w:rPr>
          <w:rFonts w:ascii="Times" w:hAnsi="Times" w:cs="Times"/>
          <w:color w:val="000000" w:themeColor="text1"/>
          <w:szCs w:val="23"/>
        </w:rPr>
        <w:t>that the new Office of Over- sight for Anti-Corruption, which leads investigation</w:t>
      </w:r>
      <w:r w:rsidR="004A4144" w:rsidRPr="00D92AE5">
        <w:rPr>
          <w:rFonts w:ascii="Times" w:hAnsi="Times" w:cs="Times"/>
          <w:color w:val="000000" w:themeColor="text1"/>
          <w:szCs w:val="23"/>
        </w:rPr>
        <w:t>s into corruption among govern</w:t>
      </w:r>
      <w:r w:rsidR="001D45D4" w:rsidRPr="00D92AE5">
        <w:rPr>
          <w:rFonts w:ascii="Times" w:hAnsi="Times" w:cs="Times"/>
          <w:color w:val="000000" w:themeColor="text1"/>
          <w:szCs w:val="23"/>
        </w:rPr>
        <w:t>ment and military officials, be strengthened. Specifically, the Office’s staff should be increased and its ability to investigate suspected corruption at the highest levels, including among senior officials, should be improved by allowing the Office to collect its own information about suspected wrong-doing. How do you feel about this policy?</w:t>
      </w:r>
    </w:p>
    <w:p w:rsidR="00C93248" w:rsidRPr="00D92AE5" w:rsidRDefault="00C93248" w:rsidP="00C932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r w:rsidRPr="00D92AE5">
        <w:rPr>
          <w:rFonts w:ascii="Times" w:hAnsi="Times" w:cs="Times"/>
          <w:color w:val="000000" w:themeColor="text1"/>
          <w:szCs w:val="23"/>
        </w:rPr>
        <w:t xml:space="preserve">5—I strongly agree with this policy </w:t>
      </w:r>
    </w:p>
    <w:p w:rsidR="00C93248" w:rsidRPr="00D92AE5" w:rsidRDefault="00C93248" w:rsidP="00C932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r w:rsidRPr="00D92AE5">
        <w:rPr>
          <w:rFonts w:ascii="Times" w:hAnsi="Times" w:cs="Times"/>
          <w:color w:val="000000" w:themeColor="text1"/>
          <w:szCs w:val="23"/>
        </w:rPr>
        <w:t xml:space="preserve">4—I somewhat agree with this policy </w:t>
      </w:r>
    </w:p>
    <w:p w:rsidR="00C93248" w:rsidRPr="00D92AE5" w:rsidRDefault="00C93248" w:rsidP="00C932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r w:rsidRPr="00D92AE5">
        <w:rPr>
          <w:rFonts w:ascii="Times" w:hAnsi="Times" w:cs="Times"/>
          <w:color w:val="000000" w:themeColor="text1"/>
          <w:szCs w:val="23"/>
        </w:rPr>
        <w:t xml:space="preserve">3—I am indifferent to this policy </w:t>
      </w:r>
    </w:p>
    <w:p w:rsidR="00C93248" w:rsidRPr="00D92AE5" w:rsidRDefault="00C93248" w:rsidP="00C932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r w:rsidRPr="00D92AE5">
        <w:rPr>
          <w:rFonts w:ascii="Times" w:hAnsi="Times" w:cs="Times"/>
          <w:color w:val="000000" w:themeColor="text1"/>
          <w:szCs w:val="23"/>
        </w:rPr>
        <w:t xml:space="preserve">2—I disagree with this policy </w:t>
      </w:r>
    </w:p>
    <w:p w:rsidR="00C93248" w:rsidRDefault="00C93248" w:rsidP="00C932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sidRPr="00D92AE5">
        <w:rPr>
          <w:rFonts w:ascii="Times" w:hAnsi="Times" w:cs="Times"/>
          <w:color w:val="000000" w:themeColor="text1"/>
          <w:szCs w:val="23"/>
        </w:rPr>
        <w:t>1—I strongly disagree with this policy</w:t>
      </w:r>
    </w:p>
    <w:p w:rsidR="00C93248" w:rsidRDefault="00C93248" w:rsidP="00C932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Pr>
          <w:rFonts w:ascii="Times" w:hAnsi="Times" w:cs="Times"/>
          <w:color w:val="000000" w:themeColor="text1"/>
          <w:szCs w:val="23"/>
        </w:rPr>
        <w:t xml:space="preserve">98. Refused </w:t>
      </w:r>
    </w:p>
    <w:p w:rsidR="00C93248" w:rsidRPr="00D92AE5" w:rsidRDefault="00C93248" w:rsidP="00C932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Pr>
          <w:rFonts w:ascii="Times" w:hAnsi="Times" w:cs="Times"/>
          <w:color w:val="000000" w:themeColor="text1"/>
          <w:szCs w:val="23"/>
        </w:rPr>
        <w:t xml:space="preserve">99. Don’t know </w:t>
      </w:r>
    </w:p>
    <w:p w:rsidR="001D45D4" w:rsidRPr="00D92AE5" w:rsidRDefault="001D45D4"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p>
    <w:p w:rsidR="001D45D4" w:rsidRPr="00D92AE5" w:rsidRDefault="002B1E2A"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Pr>
          <w:rFonts w:ascii="Times" w:hAnsi="Times" w:cs="Monaco"/>
          <w:color w:val="000000" w:themeColor="text1"/>
          <w:szCs w:val="23"/>
        </w:rPr>
        <w:t>5.</w:t>
      </w:r>
      <w:r w:rsidR="008B45D4">
        <w:rPr>
          <w:rFonts w:ascii="Times" w:hAnsi="Times" w:cs="Monaco"/>
          <w:color w:val="000000" w:themeColor="text1"/>
          <w:szCs w:val="23"/>
        </w:rPr>
        <w:t>4B</w:t>
      </w:r>
      <w:r w:rsidR="007C116C" w:rsidRPr="00D92AE5">
        <w:rPr>
          <w:rFonts w:ascii="Times" w:hAnsi="Times" w:cs="Monaco"/>
          <w:color w:val="000000" w:themeColor="text1"/>
          <w:szCs w:val="23"/>
        </w:rPr>
        <w:t>.</w:t>
      </w:r>
      <w:r w:rsidR="001D45D4" w:rsidRPr="00D92AE5">
        <w:rPr>
          <w:rFonts w:ascii="Times" w:hAnsi="Times" w:cs="Times"/>
          <w:color w:val="000000" w:themeColor="text1"/>
          <w:szCs w:val="23"/>
        </w:rPr>
        <w:t xml:space="preserve"> </w:t>
      </w:r>
      <w:proofErr w:type="gramStart"/>
      <w:r w:rsidR="001D45D4" w:rsidRPr="00D92AE5">
        <w:rPr>
          <w:rFonts w:ascii="Times" w:hAnsi="Times" w:cs="Times"/>
          <w:color w:val="000000" w:themeColor="text1"/>
          <w:szCs w:val="23"/>
        </w:rPr>
        <w:t>It</w:t>
      </w:r>
      <w:proofErr w:type="gramEnd"/>
      <w:r w:rsidR="001D45D4" w:rsidRPr="00D92AE5">
        <w:rPr>
          <w:rFonts w:ascii="Times" w:hAnsi="Times" w:cs="Times"/>
          <w:color w:val="000000" w:themeColor="text1"/>
          <w:szCs w:val="23"/>
        </w:rPr>
        <w:t xml:space="preserve"> has recently been proposed by the </w:t>
      </w:r>
      <w:r w:rsidR="001D45D4" w:rsidRPr="00D92AE5">
        <w:rPr>
          <w:rFonts w:ascii="Times" w:hAnsi="Times" w:cs="Helvetica"/>
          <w:color w:val="000000" w:themeColor="text1"/>
          <w:szCs w:val="23"/>
        </w:rPr>
        <w:t xml:space="preserve">Taliban </w:t>
      </w:r>
      <w:r w:rsidR="001D45D4" w:rsidRPr="00D92AE5">
        <w:rPr>
          <w:rFonts w:ascii="Times" w:hAnsi="Times" w:cs="Times"/>
          <w:color w:val="000000" w:themeColor="text1"/>
          <w:szCs w:val="23"/>
        </w:rPr>
        <w:t>that the new Office of Oversight for Anti-Corruption, which leads investigations into corruption among government and military officials, be strengthened. Specifically, the Office’s staff should be in- creased and its ability to investigate suspected corrup</w:t>
      </w:r>
      <w:r w:rsidR="004A4144" w:rsidRPr="00D92AE5">
        <w:rPr>
          <w:rFonts w:ascii="Times" w:hAnsi="Times" w:cs="Times"/>
          <w:color w:val="000000" w:themeColor="text1"/>
          <w:szCs w:val="23"/>
        </w:rPr>
        <w:t>tion at the highest levels, in</w:t>
      </w:r>
      <w:r w:rsidR="001D45D4" w:rsidRPr="00D92AE5">
        <w:rPr>
          <w:rFonts w:ascii="Times" w:hAnsi="Times" w:cs="Times"/>
          <w:color w:val="000000" w:themeColor="text1"/>
          <w:szCs w:val="23"/>
        </w:rPr>
        <w:t>cluding among senior officials, should be improved by allowing the Office to collect its own information about suspected wrong-doing. How do you feel about this policy?</w:t>
      </w:r>
    </w:p>
    <w:p w:rsidR="00C93248" w:rsidRPr="00D92AE5" w:rsidRDefault="00C93248" w:rsidP="00C932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r w:rsidRPr="00D92AE5">
        <w:rPr>
          <w:rFonts w:ascii="Times" w:hAnsi="Times" w:cs="Times"/>
          <w:color w:val="000000" w:themeColor="text1"/>
          <w:szCs w:val="23"/>
        </w:rPr>
        <w:t xml:space="preserve">5—I strongly agree with this policy </w:t>
      </w:r>
    </w:p>
    <w:p w:rsidR="00C93248" w:rsidRPr="00D92AE5" w:rsidRDefault="00C93248" w:rsidP="00C932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r w:rsidRPr="00D92AE5">
        <w:rPr>
          <w:rFonts w:ascii="Times" w:hAnsi="Times" w:cs="Times"/>
          <w:color w:val="000000" w:themeColor="text1"/>
          <w:szCs w:val="23"/>
        </w:rPr>
        <w:t xml:space="preserve">4—I somewhat agree with this policy </w:t>
      </w:r>
    </w:p>
    <w:p w:rsidR="00C93248" w:rsidRPr="00D92AE5" w:rsidRDefault="00C93248" w:rsidP="00C932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r w:rsidRPr="00D92AE5">
        <w:rPr>
          <w:rFonts w:ascii="Times" w:hAnsi="Times" w:cs="Times"/>
          <w:color w:val="000000" w:themeColor="text1"/>
          <w:szCs w:val="23"/>
        </w:rPr>
        <w:t xml:space="preserve">3—I am indifferent to this policy </w:t>
      </w:r>
    </w:p>
    <w:p w:rsidR="00C93248" w:rsidRPr="00D92AE5" w:rsidRDefault="00C93248" w:rsidP="00C932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r w:rsidRPr="00D92AE5">
        <w:rPr>
          <w:rFonts w:ascii="Times" w:hAnsi="Times" w:cs="Times"/>
          <w:color w:val="000000" w:themeColor="text1"/>
          <w:szCs w:val="23"/>
        </w:rPr>
        <w:t xml:space="preserve">2—I disagree with this policy </w:t>
      </w:r>
    </w:p>
    <w:p w:rsidR="00C93248" w:rsidRDefault="00C93248" w:rsidP="00C932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sidRPr="00D92AE5">
        <w:rPr>
          <w:rFonts w:ascii="Times" w:hAnsi="Times" w:cs="Times"/>
          <w:color w:val="000000" w:themeColor="text1"/>
          <w:szCs w:val="23"/>
        </w:rPr>
        <w:t>1—I strongly disagree with this policy</w:t>
      </w:r>
    </w:p>
    <w:p w:rsidR="00C93248" w:rsidRDefault="00C93248" w:rsidP="00C932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Pr>
          <w:rFonts w:ascii="Times" w:hAnsi="Times" w:cs="Times"/>
          <w:color w:val="000000" w:themeColor="text1"/>
          <w:szCs w:val="23"/>
        </w:rPr>
        <w:t xml:space="preserve">98. Refused </w:t>
      </w:r>
    </w:p>
    <w:p w:rsidR="00C93248" w:rsidRPr="00D92AE5" w:rsidRDefault="00C93248" w:rsidP="00C932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Pr>
          <w:rFonts w:ascii="Times" w:hAnsi="Times" w:cs="Times"/>
          <w:color w:val="000000" w:themeColor="text1"/>
          <w:szCs w:val="23"/>
        </w:rPr>
        <w:t xml:space="preserve">99. Don’t know </w:t>
      </w:r>
    </w:p>
    <w:p w:rsidR="004A4144" w:rsidRPr="00D92AE5" w:rsidRDefault="004A4144"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8"/>
        </w:rPr>
      </w:pPr>
    </w:p>
    <w:p w:rsidR="001D45D4" w:rsidRPr="00D92AE5" w:rsidRDefault="002B1E2A"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8"/>
        </w:rPr>
      </w:pPr>
      <w:r>
        <w:rPr>
          <w:rFonts w:ascii="Times" w:hAnsi="Times" w:cs="Times"/>
          <w:color w:val="000000" w:themeColor="text1"/>
          <w:szCs w:val="28"/>
        </w:rPr>
        <w:t>5.</w:t>
      </w:r>
      <w:r w:rsidR="008B45D4">
        <w:rPr>
          <w:rFonts w:ascii="Times" w:hAnsi="Times" w:cs="Times"/>
          <w:color w:val="000000" w:themeColor="text1"/>
          <w:szCs w:val="28"/>
        </w:rPr>
        <w:t>5</w:t>
      </w:r>
      <w:r w:rsidR="007C116C" w:rsidRPr="00D92AE5">
        <w:rPr>
          <w:rFonts w:ascii="Times" w:hAnsi="Times" w:cs="Times"/>
          <w:color w:val="000000" w:themeColor="text1"/>
          <w:szCs w:val="28"/>
        </w:rPr>
        <w:t>.</w:t>
      </w:r>
      <w:r w:rsidR="004A4144" w:rsidRPr="00D92AE5">
        <w:rPr>
          <w:rFonts w:ascii="Times" w:hAnsi="Times" w:cs="Times"/>
          <w:color w:val="000000" w:themeColor="text1"/>
          <w:szCs w:val="28"/>
        </w:rPr>
        <w:t xml:space="preserve"> </w:t>
      </w:r>
      <w:r w:rsidR="001D45D4" w:rsidRPr="00D92AE5">
        <w:rPr>
          <w:rFonts w:ascii="Times" w:hAnsi="Times" w:cs="Times"/>
          <w:color w:val="000000" w:themeColor="text1"/>
          <w:szCs w:val="23"/>
        </w:rPr>
        <w:t xml:space="preserve">It has recently been proposed that foreign forces begin their withdrawal from </w:t>
      </w:r>
      <w:r w:rsidR="001D45D4" w:rsidRPr="00D92AE5">
        <w:rPr>
          <w:rFonts w:ascii="Times" w:hAnsi="Times" w:cs="Times"/>
          <w:color w:val="000000" w:themeColor="text1"/>
          <w:szCs w:val="23"/>
        </w:rPr>
        <w:lastRenderedPageBreak/>
        <w:t>Afghanistan no later than July 2011. How do you feel about this proposal?</w:t>
      </w:r>
    </w:p>
    <w:p w:rsidR="00C93248" w:rsidRPr="00D92AE5" w:rsidRDefault="00C93248" w:rsidP="006D6F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r w:rsidRPr="00D92AE5">
        <w:rPr>
          <w:rFonts w:ascii="Times" w:hAnsi="Times" w:cs="Times"/>
          <w:color w:val="000000" w:themeColor="text1"/>
          <w:szCs w:val="23"/>
        </w:rPr>
        <w:t xml:space="preserve">5—I strongly agree with this </w:t>
      </w:r>
      <w:r w:rsidR="006D6FAC">
        <w:rPr>
          <w:rFonts w:ascii="Times" w:hAnsi="Times" w:cs="Times"/>
          <w:color w:val="000000" w:themeColor="text1"/>
          <w:szCs w:val="23"/>
          <w:lang w:bidi="ps-AF"/>
        </w:rPr>
        <w:t xml:space="preserve">proposal </w:t>
      </w:r>
      <w:r w:rsidRPr="00D92AE5">
        <w:rPr>
          <w:rFonts w:ascii="Times" w:hAnsi="Times" w:cs="Times"/>
          <w:color w:val="000000" w:themeColor="text1"/>
          <w:szCs w:val="23"/>
        </w:rPr>
        <w:t xml:space="preserve"> </w:t>
      </w:r>
    </w:p>
    <w:p w:rsidR="00C93248" w:rsidRPr="00D92AE5" w:rsidRDefault="00C93248" w:rsidP="006D6F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r w:rsidRPr="00D92AE5">
        <w:rPr>
          <w:rFonts w:ascii="Times" w:hAnsi="Times" w:cs="Times"/>
          <w:color w:val="000000" w:themeColor="text1"/>
          <w:szCs w:val="23"/>
        </w:rPr>
        <w:t xml:space="preserve">4—I somewhat agree with this </w:t>
      </w:r>
      <w:r w:rsidR="006D6FAC">
        <w:rPr>
          <w:rFonts w:ascii="Times" w:hAnsi="Times" w:cs="Times"/>
          <w:color w:val="000000" w:themeColor="text1"/>
          <w:szCs w:val="23"/>
          <w:lang w:bidi="ps-AF"/>
        </w:rPr>
        <w:t xml:space="preserve">proposal </w:t>
      </w:r>
      <w:r w:rsidR="006D6FAC" w:rsidRPr="00D92AE5">
        <w:rPr>
          <w:rFonts w:ascii="Times" w:hAnsi="Times" w:cs="Times"/>
          <w:color w:val="000000" w:themeColor="text1"/>
          <w:szCs w:val="23"/>
        </w:rPr>
        <w:t xml:space="preserve"> </w:t>
      </w:r>
    </w:p>
    <w:p w:rsidR="00C93248" w:rsidRPr="00D92AE5" w:rsidRDefault="00C93248" w:rsidP="006D6F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r w:rsidRPr="00D92AE5">
        <w:rPr>
          <w:rFonts w:ascii="Times" w:hAnsi="Times" w:cs="Times"/>
          <w:color w:val="000000" w:themeColor="text1"/>
          <w:szCs w:val="23"/>
        </w:rPr>
        <w:t xml:space="preserve">3—I am indifferent to this </w:t>
      </w:r>
      <w:r w:rsidR="006D6FAC">
        <w:rPr>
          <w:rFonts w:ascii="Times" w:hAnsi="Times" w:cs="Times"/>
          <w:color w:val="000000" w:themeColor="text1"/>
          <w:szCs w:val="23"/>
          <w:lang w:bidi="ps-AF"/>
        </w:rPr>
        <w:t xml:space="preserve">proposal </w:t>
      </w:r>
      <w:r w:rsidR="006D6FAC" w:rsidRPr="00D92AE5">
        <w:rPr>
          <w:rFonts w:ascii="Times" w:hAnsi="Times" w:cs="Times"/>
          <w:color w:val="000000" w:themeColor="text1"/>
          <w:szCs w:val="23"/>
        </w:rPr>
        <w:t xml:space="preserve"> </w:t>
      </w:r>
    </w:p>
    <w:p w:rsidR="00C93248" w:rsidRPr="00D92AE5" w:rsidRDefault="00C93248" w:rsidP="006D6F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r w:rsidRPr="00D92AE5">
        <w:rPr>
          <w:rFonts w:ascii="Times" w:hAnsi="Times" w:cs="Times"/>
          <w:color w:val="000000" w:themeColor="text1"/>
          <w:szCs w:val="23"/>
        </w:rPr>
        <w:t xml:space="preserve">2—I disagree with this </w:t>
      </w:r>
      <w:r w:rsidR="006D6FAC">
        <w:rPr>
          <w:rFonts w:ascii="Times" w:hAnsi="Times" w:cs="Times"/>
          <w:color w:val="000000" w:themeColor="text1"/>
          <w:szCs w:val="23"/>
          <w:lang w:bidi="ps-AF"/>
        </w:rPr>
        <w:t xml:space="preserve">proposal </w:t>
      </w:r>
      <w:r w:rsidR="006D6FAC" w:rsidRPr="00D92AE5">
        <w:rPr>
          <w:rFonts w:ascii="Times" w:hAnsi="Times" w:cs="Times"/>
          <w:color w:val="000000" w:themeColor="text1"/>
          <w:szCs w:val="23"/>
        </w:rPr>
        <w:t xml:space="preserve"> </w:t>
      </w:r>
    </w:p>
    <w:p w:rsidR="00C93248" w:rsidRDefault="00C93248" w:rsidP="006D6F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sidRPr="00D92AE5">
        <w:rPr>
          <w:rFonts w:ascii="Times" w:hAnsi="Times" w:cs="Times"/>
          <w:color w:val="000000" w:themeColor="text1"/>
          <w:szCs w:val="23"/>
        </w:rPr>
        <w:t xml:space="preserve">1—I strongly disagree with this </w:t>
      </w:r>
      <w:r w:rsidR="006D6FAC">
        <w:rPr>
          <w:rFonts w:ascii="Times" w:hAnsi="Times" w:cs="Times"/>
          <w:color w:val="000000" w:themeColor="text1"/>
          <w:szCs w:val="23"/>
          <w:lang w:bidi="ps-AF"/>
        </w:rPr>
        <w:t xml:space="preserve">proposal </w:t>
      </w:r>
      <w:r w:rsidR="006D6FAC" w:rsidRPr="00D92AE5">
        <w:rPr>
          <w:rFonts w:ascii="Times" w:hAnsi="Times" w:cs="Times"/>
          <w:color w:val="000000" w:themeColor="text1"/>
          <w:szCs w:val="23"/>
        </w:rPr>
        <w:t xml:space="preserve"> </w:t>
      </w:r>
    </w:p>
    <w:p w:rsidR="00C93248" w:rsidRDefault="00C93248" w:rsidP="00C932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Pr>
          <w:rFonts w:ascii="Times" w:hAnsi="Times" w:cs="Times"/>
          <w:color w:val="000000" w:themeColor="text1"/>
          <w:szCs w:val="23"/>
        </w:rPr>
        <w:t xml:space="preserve">98. Refused </w:t>
      </w:r>
    </w:p>
    <w:p w:rsidR="00C93248" w:rsidRPr="00D92AE5" w:rsidRDefault="00C93248" w:rsidP="00C932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Pr>
          <w:rFonts w:ascii="Times" w:hAnsi="Times" w:cs="Times"/>
          <w:color w:val="000000" w:themeColor="text1"/>
          <w:szCs w:val="23"/>
        </w:rPr>
        <w:t xml:space="preserve">99. Don’t know </w:t>
      </w:r>
    </w:p>
    <w:p w:rsidR="007C116C" w:rsidRPr="00D92AE5" w:rsidRDefault="007C116C"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p>
    <w:p w:rsidR="006D6FAC" w:rsidRDefault="002B1E2A" w:rsidP="00C932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Pr>
          <w:rFonts w:ascii="Times" w:hAnsi="Times" w:cs="Monaco"/>
          <w:color w:val="000000" w:themeColor="text1"/>
          <w:szCs w:val="23"/>
        </w:rPr>
        <w:t>5.</w:t>
      </w:r>
      <w:r w:rsidR="008B45D4">
        <w:rPr>
          <w:rFonts w:ascii="Times" w:hAnsi="Times" w:cs="Monaco"/>
          <w:color w:val="000000" w:themeColor="text1"/>
          <w:szCs w:val="23"/>
        </w:rPr>
        <w:t>5A.</w:t>
      </w:r>
      <w:r w:rsidR="001D45D4" w:rsidRPr="00D92AE5">
        <w:rPr>
          <w:rFonts w:ascii="Times" w:hAnsi="Times" w:cs="Times"/>
          <w:color w:val="000000" w:themeColor="text1"/>
          <w:szCs w:val="23"/>
        </w:rPr>
        <w:t xml:space="preserve"> </w:t>
      </w:r>
      <w:proofErr w:type="gramStart"/>
      <w:r w:rsidR="001D45D4" w:rsidRPr="00D92AE5">
        <w:rPr>
          <w:rFonts w:ascii="Times" w:hAnsi="Times" w:cs="Times"/>
          <w:color w:val="000000" w:themeColor="text1"/>
          <w:szCs w:val="23"/>
        </w:rPr>
        <w:t>It</w:t>
      </w:r>
      <w:proofErr w:type="gramEnd"/>
      <w:r w:rsidR="001D45D4" w:rsidRPr="00D92AE5">
        <w:rPr>
          <w:rFonts w:ascii="Times" w:hAnsi="Times" w:cs="Times"/>
          <w:color w:val="000000" w:themeColor="text1"/>
          <w:szCs w:val="23"/>
        </w:rPr>
        <w:t xml:space="preserve"> has recently been proposed by </w:t>
      </w:r>
      <w:r w:rsidR="001D45D4" w:rsidRPr="00D92AE5">
        <w:rPr>
          <w:rFonts w:ascii="Times" w:hAnsi="Times" w:cs="Helvetica"/>
          <w:color w:val="000000" w:themeColor="text1"/>
          <w:szCs w:val="23"/>
        </w:rPr>
        <w:t xml:space="preserve">leaders of the foreign forces </w:t>
      </w:r>
      <w:r w:rsidR="001D45D4" w:rsidRPr="00D92AE5">
        <w:rPr>
          <w:rFonts w:ascii="Times" w:hAnsi="Times" w:cs="Times"/>
          <w:color w:val="000000" w:themeColor="text1"/>
          <w:szCs w:val="23"/>
        </w:rPr>
        <w:t>that their forces begin their withdrawal from Afghanistan no later than July 2011. How do you feel about this proposal?</w:t>
      </w:r>
      <w:r w:rsidR="00C93248" w:rsidRPr="00C93248">
        <w:rPr>
          <w:rFonts w:ascii="Times" w:hAnsi="Times" w:cs="Times"/>
          <w:color w:val="000000" w:themeColor="text1"/>
          <w:szCs w:val="23"/>
        </w:rPr>
        <w:t xml:space="preserve"> </w:t>
      </w:r>
    </w:p>
    <w:p w:rsidR="00C93248" w:rsidRPr="00D92AE5" w:rsidRDefault="00C93248" w:rsidP="006D6F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r w:rsidRPr="00D92AE5">
        <w:rPr>
          <w:rFonts w:ascii="Times" w:hAnsi="Times" w:cs="Times"/>
          <w:color w:val="000000" w:themeColor="text1"/>
          <w:szCs w:val="23"/>
        </w:rPr>
        <w:t xml:space="preserve">5—I strongly agree with this </w:t>
      </w:r>
      <w:r w:rsidR="006D6FAC">
        <w:rPr>
          <w:rFonts w:ascii="Times" w:hAnsi="Times" w:cs="Times"/>
          <w:color w:val="000000" w:themeColor="text1"/>
          <w:szCs w:val="23"/>
          <w:lang w:bidi="ps-AF"/>
        </w:rPr>
        <w:t xml:space="preserve">proposal </w:t>
      </w:r>
      <w:r w:rsidR="006D6FAC" w:rsidRPr="00D92AE5">
        <w:rPr>
          <w:rFonts w:ascii="Times" w:hAnsi="Times" w:cs="Times"/>
          <w:color w:val="000000" w:themeColor="text1"/>
          <w:szCs w:val="23"/>
        </w:rPr>
        <w:t xml:space="preserve"> </w:t>
      </w:r>
    </w:p>
    <w:p w:rsidR="00C93248" w:rsidRPr="00D92AE5" w:rsidRDefault="00C93248" w:rsidP="006D6F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r w:rsidRPr="00D92AE5">
        <w:rPr>
          <w:rFonts w:ascii="Times" w:hAnsi="Times" w:cs="Times"/>
          <w:color w:val="000000" w:themeColor="text1"/>
          <w:szCs w:val="23"/>
        </w:rPr>
        <w:t xml:space="preserve">4—I somewhat agree with this </w:t>
      </w:r>
      <w:r w:rsidR="006D6FAC">
        <w:rPr>
          <w:rFonts w:ascii="Times" w:hAnsi="Times" w:cs="Times"/>
          <w:color w:val="000000" w:themeColor="text1"/>
          <w:szCs w:val="23"/>
          <w:lang w:bidi="ps-AF"/>
        </w:rPr>
        <w:t xml:space="preserve">proposal </w:t>
      </w:r>
      <w:r w:rsidR="006D6FAC" w:rsidRPr="00D92AE5">
        <w:rPr>
          <w:rFonts w:ascii="Times" w:hAnsi="Times" w:cs="Times"/>
          <w:color w:val="000000" w:themeColor="text1"/>
          <w:szCs w:val="23"/>
        </w:rPr>
        <w:t xml:space="preserve"> </w:t>
      </w:r>
    </w:p>
    <w:p w:rsidR="00C93248" w:rsidRPr="00D92AE5" w:rsidRDefault="00C93248" w:rsidP="006D6F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r w:rsidRPr="00D92AE5">
        <w:rPr>
          <w:rFonts w:ascii="Times" w:hAnsi="Times" w:cs="Times"/>
          <w:color w:val="000000" w:themeColor="text1"/>
          <w:szCs w:val="23"/>
        </w:rPr>
        <w:t xml:space="preserve">3—I am indifferent to this </w:t>
      </w:r>
      <w:r w:rsidR="006D6FAC">
        <w:rPr>
          <w:rFonts w:ascii="Times" w:hAnsi="Times" w:cs="Times"/>
          <w:color w:val="000000" w:themeColor="text1"/>
          <w:szCs w:val="23"/>
          <w:lang w:bidi="ps-AF"/>
        </w:rPr>
        <w:t xml:space="preserve">proposal </w:t>
      </w:r>
      <w:r w:rsidR="006D6FAC" w:rsidRPr="00D92AE5">
        <w:rPr>
          <w:rFonts w:ascii="Times" w:hAnsi="Times" w:cs="Times"/>
          <w:color w:val="000000" w:themeColor="text1"/>
          <w:szCs w:val="23"/>
        </w:rPr>
        <w:t xml:space="preserve"> </w:t>
      </w:r>
    </w:p>
    <w:p w:rsidR="00C93248" w:rsidRPr="00D92AE5" w:rsidRDefault="00C93248" w:rsidP="006D6F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r w:rsidRPr="00D92AE5">
        <w:rPr>
          <w:rFonts w:ascii="Times" w:hAnsi="Times" w:cs="Times"/>
          <w:color w:val="000000" w:themeColor="text1"/>
          <w:szCs w:val="23"/>
        </w:rPr>
        <w:t xml:space="preserve">2—I disagree with this </w:t>
      </w:r>
      <w:r w:rsidR="006D6FAC">
        <w:rPr>
          <w:rFonts w:ascii="Times" w:hAnsi="Times" w:cs="Times"/>
          <w:color w:val="000000" w:themeColor="text1"/>
          <w:szCs w:val="23"/>
          <w:lang w:bidi="ps-AF"/>
        </w:rPr>
        <w:t xml:space="preserve">proposal </w:t>
      </w:r>
      <w:r w:rsidR="006D6FAC" w:rsidRPr="00D92AE5">
        <w:rPr>
          <w:rFonts w:ascii="Times" w:hAnsi="Times" w:cs="Times"/>
          <w:color w:val="000000" w:themeColor="text1"/>
          <w:szCs w:val="23"/>
        </w:rPr>
        <w:t xml:space="preserve"> </w:t>
      </w:r>
    </w:p>
    <w:p w:rsidR="00C93248" w:rsidRDefault="00C93248" w:rsidP="006D6F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sidRPr="00D92AE5">
        <w:rPr>
          <w:rFonts w:ascii="Times" w:hAnsi="Times" w:cs="Times"/>
          <w:color w:val="000000" w:themeColor="text1"/>
          <w:szCs w:val="23"/>
        </w:rPr>
        <w:t xml:space="preserve">1—I strongly disagree with this </w:t>
      </w:r>
      <w:r w:rsidR="006D6FAC">
        <w:rPr>
          <w:rFonts w:ascii="Times" w:hAnsi="Times" w:cs="Times"/>
          <w:color w:val="000000" w:themeColor="text1"/>
          <w:szCs w:val="23"/>
          <w:lang w:bidi="ps-AF"/>
        </w:rPr>
        <w:t xml:space="preserve">proposal </w:t>
      </w:r>
      <w:r w:rsidR="006D6FAC" w:rsidRPr="00D92AE5">
        <w:rPr>
          <w:rFonts w:ascii="Times" w:hAnsi="Times" w:cs="Times"/>
          <w:color w:val="000000" w:themeColor="text1"/>
          <w:szCs w:val="23"/>
        </w:rPr>
        <w:t xml:space="preserve"> </w:t>
      </w:r>
    </w:p>
    <w:p w:rsidR="00C93248" w:rsidRDefault="00C93248" w:rsidP="00C932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Pr>
          <w:rFonts w:ascii="Times" w:hAnsi="Times" w:cs="Times"/>
          <w:color w:val="000000" w:themeColor="text1"/>
          <w:szCs w:val="23"/>
        </w:rPr>
        <w:t xml:space="preserve">98. Refused </w:t>
      </w:r>
    </w:p>
    <w:p w:rsidR="00C93248" w:rsidRPr="00D92AE5" w:rsidRDefault="00C93248" w:rsidP="00C932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Pr>
          <w:rFonts w:ascii="Times" w:hAnsi="Times" w:cs="Times"/>
          <w:color w:val="000000" w:themeColor="text1"/>
          <w:szCs w:val="23"/>
        </w:rPr>
        <w:t xml:space="preserve">99. Don’t know </w:t>
      </w:r>
    </w:p>
    <w:p w:rsidR="001D45D4" w:rsidRPr="00D92AE5" w:rsidRDefault="001D45D4"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p>
    <w:p w:rsidR="001D45D4" w:rsidRPr="00D92AE5" w:rsidRDefault="002B1E2A"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Pr>
          <w:rFonts w:ascii="Times" w:hAnsi="Times" w:cs="Times"/>
          <w:color w:val="000000" w:themeColor="text1"/>
          <w:szCs w:val="23"/>
        </w:rPr>
        <w:t>5.</w:t>
      </w:r>
      <w:r w:rsidR="008B45D4">
        <w:rPr>
          <w:rFonts w:ascii="Times" w:hAnsi="Times" w:cs="Times"/>
          <w:color w:val="000000" w:themeColor="text1"/>
          <w:szCs w:val="23"/>
        </w:rPr>
        <w:t>5B</w:t>
      </w:r>
      <w:r w:rsidR="007C116C" w:rsidRPr="00D92AE5">
        <w:rPr>
          <w:rFonts w:ascii="Times" w:hAnsi="Times" w:cs="Times"/>
          <w:color w:val="000000" w:themeColor="text1"/>
          <w:szCs w:val="23"/>
        </w:rPr>
        <w:t>.</w:t>
      </w:r>
      <w:r w:rsidR="004A4144" w:rsidRPr="00D92AE5">
        <w:rPr>
          <w:rFonts w:ascii="Times" w:hAnsi="Times" w:cs="Times"/>
          <w:color w:val="000000" w:themeColor="text1"/>
          <w:szCs w:val="23"/>
        </w:rPr>
        <w:t xml:space="preserve"> </w:t>
      </w:r>
      <w:proofErr w:type="gramStart"/>
      <w:r w:rsidR="001D45D4" w:rsidRPr="00D92AE5">
        <w:rPr>
          <w:rFonts w:ascii="Times" w:hAnsi="Times" w:cs="Times"/>
          <w:color w:val="000000" w:themeColor="text1"/>
          <w:szCs w:val="23"/>
        </w:rPr>
        <w:t>It</w:t>
      </w:r>
      <w:proofErr w:type="gramEnd"/>
      <w:r w:rsidR="001D45D4" w:rsidRPr="00D92AE5">
        <w:rPr>
          <w:rFonts w:ascii="Times" w:hAnsi="Times" w:cs="Times"/>
          <w:color w:val="000000" w:themeColor="text1"/>
          <w:szCs w:val="23"/>
        </w:rPr>
        <w:t xml:space="preserve"> has recently been proposed by </w:t>
      </w:r>
      <w:r w:rsidR="001D45D4" w:rsidRPr="00D92AE5">
        <w:rPr>
          <w:rFonts w:ascii="Times" w:hAnsi="Times" w:cs="Helvetica"/>
          <w:color w:val="000000" w:themeColor="text1"/>
          <w:szCs w:val="23"/>
        </w:rPr>
        <w:t xml:space="preserve">the Taliban </w:t>
      </w:r>
      <w:r w:rsidR="001D45D4" w:rsidRPr="00D92AE5">
        <w:rPr>
          <w:rFonts w:ascii="Times" w:hAnsi="Times" w:cs="Times"/>
          <w:color w:val="000000" w:themeColor="text1"/>
          <w:szCs w:val="23"/>
        </w:rPr>
        <w:t>that foreign forces begin their withdrawal from Afghanistan no later than July 2011. How do you feel about this proposal?</w:t>
      </w:r>
    </w:p>
    <w:p w:rsidR="00C93248" w:rsidRPr="00D92AE5" w:rsidRDefault="00C93248" w:rsidP="006D6F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r w:rsidRPr="00D92AE5">
        <w:rPr>
          <w:rFonts w:ascii="Times" w:hAnsi="Times" w:cs="Times"/>
          <w:color w:val="000000" w:themeColor="text1"/>
          <w:szCs w:val="23"/>
        </w:rPr>
        <w:t xml:space="preserve">5—I strongly agree with this </w:t>
      </w:r>
      <w:ins w:id="60" w:author="Rafiq Ullah Kakar" w:date="2010-08-25T00:29:00Z">
        <w:r w:rsidR="006D6FAC" w:rsidRPr="00D92AE5">
          <w:rPr>
            <w:rFonts w:ascii="Times" w:hAnsi="Times" w:cs="Times"/>
            <w:color w:val="000000" w:themeColor="text1"/>
            <w:szCs w:val="23"/>
          </w:rPr>
          <w:t>proposal</w:t>
        </w:r>
      </w:ins>
      <w:del w:id="61" w:author="Rafiq Ullah Kakar" w:date="2010-08-25T00:29:00Z">
        <w:r w:rsidRPr="00D92AE5" w:rsidDel="006D6FAC">
          <w:rPr>
            <w:rFonts w:ascii="Times" w:hAnsi="Times" w:cs="Times"/>
            <w:color w:val="000000" w:themeColor="text1"/>
            <w:szCs w:val="23"/>
          </w:rPr>
          <w:delText xml:space="preserve">policy </w:delText>
        </w:r>
      </w:del>
    </w:p>
    <w:p w:rsidR="00C93248" w:rsidRPr="00D92AE5" w:rsidRDefault="00C93248" w:rsidP="006D6F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r w:rsidRPr="00D92AE5">
        <w:rPr>
          <w:rFonts w:ascii="Times" w:hAnsi="Times" w:cs="Times"/>
          <w:color w:val="000000" w:themeColor="text1"/>
          <w:szCs w:val="23"/>
        </w:rPr>
        <w:t xml:space="preserve">4—I somewhat agree with this </w:t>
      </w:r>
      <w:ins w:id="62" w:author="Rafiq Ullah Kakar" w:date="2010-08-25T00:29:00Z">
        <w:r w:rsidR="006D6FAC" w:rsidRPr="00D92AE5">
          <w:rPr>
            <w:rFonts w:ascii="Times" w:hAnsi="Times" w:cs="Times"/>
            <w:color w:val="000000" w:themeColor="text1"/>
            <w:szCs w:val="23"/>
          </w:rPr>
          <w:t>proposal</w:t>
        </w:r>
      </w:ins>
      <w:del w:id="63" w:author="Rafiq Ullah Kakar" w:date="2010-08-25T00:29:00Z">
        <w:r w:rsidRPr="00D92AE5" w:rsidDel="006D6FAC">
          <w:rPr>
            <w:rFonts w:ascii="Times" w:hAnsi="Times" w:cs="Times"/>
            <w:color w:val="000000" w:themeColor="text1"/>
            <w:szCs w:val="23"/>
          </w:rPr>
          <w:delText xml:space="preserve">policy </w:delText>
        </w:r>
      </w:del>
    </w:p>
    <w:p w:rsidR="00C93248" w:rsidRPr="00D92AE5" w:rsidRDefault="00C93248" w:rsidP="006D6F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r w:rsidRPr="00D92AE5">
        <w:rPr>
          <w:rFonts w:ascii="Times" w:hAnsi="Times" w:cs="Times"/>
          <w:color w:val="000000" w:themeColor="text1"/>
          <w:szCs w:val="23"/>
        </w:rPr>
        <w:t xml:space="preserve">3—I am indifferent to this </w:t>
      </w:r>
      <w:ins w:id="64" w:author="Rafiq Ullah Kakar" w:date="2010-08-25T00:29:00Z">
        <w:r w:rsidR="006D6FAC" w:rsidRPr="00D92AE5">
          <w:rPr>
            <w:rFonts w:ascii="Times" w:hAnsi="Times" w:cs="Times"/>
            <w:color w:val="000000" w:themeColor="text1"/>
            <w:szCs w:val="23"/>
          </w:rPr>
          <w:t>proposal</w:t>
        </w:r>
      </w:ins>
      <w:del w:id="65" w:author="Rafiq Ullah Kakar" w:date="2010-08-25T00:29:00Z">
        <w:r w:rsidRPr="00D92AE5" w:rsidDel="006D6FAC">
          <w:rPr>
            <w:rFonts w:ascii="Times" w:hAnsi="Times" w:cs="Times"/>
            <w:color w:val="000000" w:themeColor="text1"/>
            <w:szCs w:val="23"/>
          </w:rPr>
          <w:delText xml:space="preserve">policy </w:delText>
        </w:r>
      </w:del>
    </w:p>
    <w:p w:rsidR="00C93248" w:rsidRPr="00D92AE5" w:rsidRDefault="00C93248" w:rsidP="006D6F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r w:rsidRPr="00D92AE5">
        <w:rPr>
          <w:rFonts w:ascii="Times" w:hAnsi="Times" w:cs="Times"/>
          <w:color w:val="000000" w:themeColor="text1"/>
          <w:szCs w:val="23"/>
        </w:rPr>
        <w:t xml:space="preserve">2—I disagree with this </w:t>
      </w:r>
      <w:ins w:id="66" w:author="Rafiq Ullah Kakar" w:date="2010-08-25T00:29:00Z">
        <w:r w:rsidR="006D6FAC" w:rsidRPr="00D92AE5">
          <w:rPr>
            <w:rFonts w:ascii="Times" w:hAnsi="Times" w:cs="Times"/>
            <w:color w:val="000000" w:themeColor="text1"/>
            <w:szCs w:val="23"/>
          </w:rPr>
          <w:t>proposal</w:t>
        </w:r>
      </w:ins>
      <w:del w:id="67" w:author="Rafiq Ullah Kakar" w:date="2010-08-25T00:29:00Z">
        <w:r w:rsidRPr="00D92AE5" w:rsidDel="006D6FAC">
          <w:rPr>
            <w:rFonts w:ascii="Times" w:hAnsi="Times" w:cs="Times"/>
            <w:color w:val="000000" w:themeColor="text1"/>
            <w:szCs w:val="23"/>
          </w:rPr>
          <w:delText xml:space="preserve">policy </w:delText>
        </w:r>
      </w:del>
    </w:p>
    <w:p w:rsidR="00C93248" w:rsidRDefault="00C93248" w:rsidP="006D6F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sidRPr="00D92AE5">
        <w:rPr>
          <w:rFonts w:ascii="Times" w:hAnsi="Times" w:cs="Times"/>
          <w:color w:val="000000" w:themeColor="text1"/>
          <w:szCs w:val="23"/>
        </w:rPr>
        <w:t xml:space="preserve">1—I strongly disagree with this </w:t>
      </w:r>
      <w:ins w:id="68" w:author="Rafiq Ullah Kakar" w:date="2010-08-25T00:29:00Z">
        <w:r w:rsidR="006D6FAC" w:rsidRPr="00D92AE5">
          <w:rPr>
            <w:rFonts w:ascii="Times" w:hAnsi="Times" w:cs="Times"/>
            <w:color w:val="000000" w:themeColor="text1"/>
            <w:szCs w:val="23"/>
          </w:rPr>
          <w:t>proposal</w:t>
        </w:r>
      </w:ins>
      <w:del w:id="69" w:author="Rafiq Ullah Kakar" w:date="2010-08-25T00:29:00Z">
        <w:r w:rsidRPr="00D92AE5" w:rsidDel="006D6FAC">
          <w:rPr>
            <w:rFonts w:ascii="Times" w:hAnsi="Times" w:cs="Times"/>
            <w:color w:val="000000" w:themeColor="text1"/>
            <w:szCs w:val="23"/>
          </w:rPr>
          <w:delText>policy</w:delText>
        </w:r>
      </w:del>
    </w:p>
    <w:p w:rsidR="00C93248" w:rsidRDefault="00C93248" w:rsidP="00C932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Pr>
          <w:rFonts w:ascii="Times" w:hAnsi="Times" w:cs="Times"/>
          <w:color w:val="000000" w:themeColor="text1"/>
          <w:szCs w:val="23"/>
        </w:rPr>
        <w:t xml:space="preserve">98. Refused </w:t>
      </w:r>
    </w:p>
    <w:p w:rsidR="00C93248" w:rsidRPr="00D92AE5" w:rsidRDefault="00C93248" w:rsidP="00C932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Pr>
          <w:rFonts w:ascii="Times" w:hAnsi="Times" w:cs="Times"/>
          <w:color w:val="000000" w:themeColor="text1"/>
          <w:szCs w:val="23"/>
        </w:rPr>
        <w:t xml:space="preserve">99. Don’t know </w:t>
      </w:r>
    </w:p>
    <w:p w:rsidR="004A4144" w:rsidRPr="00D92AE5" w:rsidRDefault="004A4144"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8"/>
        </w:rPr>
      </w:pPr>
    </w:p>
    <w:p w:rsidR="007F35F1" w:rsidRDefault="002B1E2A" w:rsidP="00C932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Pr>
          <w:rFonts w:ascii="Times" w:hAnsi="Times" w:cs="Times"/>
          <w:color w:val="000000" w:themeColor="text1"/>
          <w:szCs w:val="28"/>
        </w:rPr>
        <w:t>5.</w:t>
      </w:r>
      <w:r w:rsidR="007C116C" w:rsidRPr="00D92AE5">
        <w:rPr>
          <w:rFonts w:ascii="Times" w:hAnsi="Times" w:cs="Times"/>
          <w:color w:val="000000" w:themeColor="text1"/>
          <w:szCs w:val="28"/>
        </w:rPr>
        <w:t xml:space="preserve">6. </w:t>
      </w:r>
      <w:r w:rsidR="007F35F1" w:rsidRPr="007F35F1">
        <w:rPr>
          <w:rFonts w:ascii="Times" w:hAnsi="Times" w:cs="Times"/>
          <w:color w:val="000000" w:themeColor="text1"/>
          <w:szCs w:val="23"/>
        </w:rPr>
        <w:t>A recent proposal calls for the immediate release of hundreds of prisoners from Afghanistan’s jails. These individuals, some of whom were wrongly detained while others are Taliban fighters, will returned to their villages after pledging not to take up arms against foreign forces. It is thought that this proposal might make reconciliation between the warring parties more likely, though it is also possible that it will lead to an increase in crime and violence by newly-freed criminals. How do you feel about this proposal?</w:t>
      </w:r>
    </w:p>
    <w:p w:rsidR="00C93248" w:rsidRPr="00D92AE5" w:rsidRDefault="00C93248" w:rsidP="00F93E7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r w:rsidRPr="00D92AE5">
        <w:rPr>
          <w:rFonts w:ascii="Times" w:hAnsi="Times" w:cs="Times"/>
          <w:color w:val="000000" w:themeColor="text1"/>
          <w:szCs w:val="23"/>
        </w:rPr>
        <w:t xml:space="preserve">5—I strongly agree with this </w:t>
      </w:r>
      <w:ins w:id="70" w:author="Rafiq Kakar" w:date="2011-01-10T15:39:00Z">
        <w:r w:rsidR="00F93E7A" w:rsidRPr="007F35F1">
          <w:rPr>
            <w:rFonts w:ascii="Times" w:hAnsi="Times" w:cs="Times"/>
            <w:color w:val="000000" w:themeColor="text1"/>
            <w:szCs w:val="23"/>
          </w:rPr>
          <w:t>proposal</w:t>
        </w:r>
      </w:ins>
      <w:del w:id="71" w:author="Rafiq Kakar" w:date="2011-01-10T15:39:00Z">
        <w:r w:rsidRPr="00D92AE5" w:rsidDel="00F93E7A">
          <w:rPr>
            <w:rFonts w:ascii="Times" w:hAnsi="Times" w:cs="Times"/>
            <w:color w:val="000000" w:themeColor="text1"/>
            <w:szCs w:val="23"/>
          </w:rPr>
          <w:delText xml:space="preserve">policy </w:delText>
        </w:r>
      </w:del>
    </w:p>
    <w:p w:rsidR="00C93248" w:rsidRPr="00D92AE5" w:rsidRDefault="00C93248" w:rsidP="00F93E7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r w:rsidRPr="00D92AE5">
        <w:rPr>
          <w:rFonts w:ascii="Times" w:hAnsi="Times" w:cs="Times"/>
          <w:color w:val="000000" w:themeColor="text1"/>
          <w:szCs w:val="23"/>
        </w:rPr>
        <w:t xml:space="preserve">4—I somewhat agree with this </w:t>
      </w:r>
      <w:ins w:id="72" w:author="Rafiq Kakar" w:date="2011-01-10T15:39:00Z">
        <w:r w:rsidR="00F93E7A" w:rsidRPr="007F35F1">
          <w:rPr>
            <w:rFonts w:ascii="Times" w:hAnsi="Times" w:cs="Times"/>
            <w:color w:val="000000" w:themeColor="text1"/>
            <w:szCs w:val="23"/>
          </w:rPr>
          <w:t>proposal</w:t>
        </w:r>
      </w:ins>
      <w:del w:id="73" w:author="Rafiq Kakar" w:date="2011-01-10T15:39:00Z">
        <w:r w:rsidRPr="00D92AE5" w:rsidDel="00F93E7A">
          <w:rPr>
            <w:rFonts w:ascii="Times" w:hAnsi="Times" w:cs="Times"/>
            <w:color w:val="000000" w:themeColor="text1"/>
            <w:szCs w:val="23"/>
          </w:rPr>
          <w:delText xml:space="preserve">policy </w:delText>
        </w:r>
      </w:del>
    </w:p>
    <w:p w:rsidR="00C93248" w:rsidRPr="00D92AE5" w:rsidRDefault="00C93248" w:rsidP="00F93E7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r w:rsidRPr="00D92AE5">
        <w:rPr>
          <w:rFonts w:ascii="Times" w:hAnsi="Times" w:cs="Times"/>
          <w:color w:val="000000" w:themeColor="text1"/>
          <w:szCs w:val="23"/>
        </w:rPr>
        <w:t xml:space="preserve">3—I am indifferent to this </w:t>
      </w:r>
      <w:ins w:id="74" w:author="Rafiq Kakar" w:date="2011-01-10T15:39:00Z">
        <w:r w:rsidR="00F93E7A" w:rsidRPr="007F35F1">
          <w:rPr>
            <w:rFonts w:ascii="Times" w:hAnsi="Times" w:cs="Times"/>
            <w:color w:val="000000" w:themeColor="text1"/>
            <w:szCs w:val="23"/>
          </w:rPr>
          <w:t>proposal</w:t>
        </w:r>
      </w:ins>
      <w:del w:id="75" w:author="Rafiq Kakar" w:date="2011-01-10T15:39:00Z">
        <w:r w:rsidRPr="00D92AE5" w:rsidDel="00F93E7A">
          <w:rPr>
            <w:rFonts w:ascii="Times" w:hAnsi="Times" w:cs="Times"/>
            <w:color w:val="000000" w:themeColor="text1"/>
            <w:szCs w:val="23"/>
          </w:rPr>
          <w:delText xml:space="preserve">policy </w:delText>
        </w:r>
      </w:del>
    </w:p>
    <w:p w:rsidR="00C93248" w:rsidRPr="00D92AE5" w:rsidRDefault="00C93248" w:rsidP="00F93E7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r w:rsidRPr="00D92AE5">
        <w:rPr>
          <w:rFonts w:ascii="Times" w:hAnsi="Times" w:cs="Times"/>
          <w:color w:val="000000" w:themeColor="text1"/>
          <w:szCs w:val="23"/>
        </w:rPr>
        <w:t xml:space="preserve">2—I disagree with this </w:t>
      </w:r>
      <w:ins w:id="76" w:author="Rafiq Kakar" w:date="2011-01-10T15:39:00Z">
        <w:r w:rsidR="00F93E7A" w:rsidRPr="007F35F1">
          <w:rPr>
            <w:rFonts w:ascii="Times" w:hAnsi="Times" w:cs="Times"/>
            <w:color w:val="000000" w:themeColor="text1"/>
            <w:szCs w:val="23"/>
          </w:rPr>
          <w:t>proposal</w:t>
        </w:r>
      </w:ins>
      <w:del w:id="77" w:author="Rafiq Kakar" w:date="2011-01-10T15:39:00Z">
        <w:r w:rsidRPr="00D92AE5" w:rsidDel="00F93E7A">
          <w:rPr>
            <w:rFonts w:ascii="Times" w:hAnsi="Times" w:cs="Times"/>
            <w:color w:val="000000" w:themeColor="text1"/>
            <w:szCs w:val="23"/>
          </w:rPr>
          <w:delText xml:space="preserve">policy </w:delText>
        </w:r>
      </w:del>
    </w:p>
    <w:p w:rsidR="00C93248" w:rsidRDefault="00C93248" w:rsidP="00F93E7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sidRPr="00D92AE5">
        <w:rPr>
          <w:rFonts w:ascii="Times" w:hAnsi="Times" w:cs="Times"/>
          <w:color w:val="000000" w:themeColor="text1"/>
          <w:szCs w:val="23"/>
        </w:rPr>
        <w:t xml:space="preserve">1—I strongly disagree with this </w:t>
      </w:r>
      <w:ins w:id="78" w:author="Rafiq Kakar" w:date="2011-01-10T15:39:00Z">
        <w:r w:rsidR="00F93E7A" w:rsidRPr="007F35F1">
          <w:rPr>
            <w:rFonts w:ascii="Times" w:hAnsi="Times" w:cs="Times"/>
            <w:color w:val="000000" w:themeColor="text1"/>
            <w:szCs w:val="23"/>
          </w:rPr>
          <w:t>proposal</w:t>
        </w:r>
      </w:ins>
      <w:del w:id="79" w:author="Rafiq Kakar" w:date="2011-01-10T15:39:00Z">
        <w:r w:rsidRPr="00D92AE5" w:rsidDel="00F93E7A">
          <w:rPr>
            <w:rFonts w:ascii="Times" w:hAnsi="Times" w:cs="Times"/>
            <w:color w:val="000000" w:themeColor="text1"/>
            <w:szCs w:val="23"/>
          </w:rPr>
          <w:delText>policy</w:delText>
        </w:r>
      </w:del>
    </w:p>
    <w:p w:rsidR="00C93248" w:rsidRDefault="00C93248" w:rsidP="00C932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Pr>
          <w:rFonts w:ascii="Times" w:hAnsi="Times" w:cs="Times"/>
          <w:color w:val="000000" w:themeColor="text1"/>
          <w:szCs w:val="23"/>
        </w:rPr>
        <w:t xml:space="preserve">98. Refused </w:t>
      </w:r>
    </w:p>
    <w:p w:rsidR="00C93248" w:rsidRPr="00D92AE5" w:rsidRDefault="00C93248" w:rsidP="00C932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Pr>
          <w:rFonts w:ascii="Times" w:hAnsi="Times" w:cs="Times"/>
          <w:color w:val="000000" w:themeColor="text1"/>
          <w:szCs w:val="23"/>
        </w:rPr>
        <w:t xml:space="preserve">99. Don’t know </w:t>
      </w:r>
    </w:p>
    <w:p w:rsidR="00C93248" w:rsidRPr="00D92AE5" w:rsidRDefault="00C93248"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p>
    <w:p w:rsidR="00C93248" w:rsidRPr="00D92AE5" w:rsidRDefault="002B1E2A" w:rsidP="00F93E7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r>
        <w:rPr>
          <w:rFonts w:ascii="Times" w:hAnsi="Times" w:cs="Times"/>
          <w:color w:val="000000" w:themeColor="text1"/>
          <w:szCs w:val="23"/>
        </w:rPr>
        <w:lastRenderedPageBreak/>
        <w:t>5.</w:t>
      </w:r>
      <w:r w:rsidR="008B45D4">
        <w:rPr>
          <w:rFonts w:ascii="Times" w:hAnsi="Times" w:cs="Times"/>
          <w:color w:val="000000" w:themeColor="text1"/>
          <w:szCs w:val="23"/>
        </w:rPr>
        <w:t>6A</w:t>
      </w:r>
      <w:r w:rsidR="007C116C" w:rsidRPr="00D92AE5">
        <w:rPr>
          <w:rFonts w:ascii="Times" w:hAnsi="Times" w:cs="Times"/>
          <w:color w:val="000000" w:themeColor="text1"/>
          <w:szCs w:val="23"/>
        </w:rPr>
        <w:t>.</w:t>
      </w:r>
      <w:r w:rsidR="001D45D4" w:rsidRPr="00D92AE5">
        <w:rPr>
          <w:rFonts w:ascii="Times" w:hAnsi="Times" w:cs="Times"/>
          <w:color w:val="000000" w:themeColor="text1"/>
          <w:szCs w:val="23"/>
        </w:rPr>
        <w:t xml:space="preserve"> </w:t>
      </w:r>
      <w:proofErr w:type="gramStart"/>
      <w:r w:rsidR="007F35F1" w:rsidRPr="007F35F1">
        <w:rPr>
          <w:rFonts w:ascii="Times" w:hAnsi="Times" w:cs="Times"/>
          <w:color w:val="000000" w:themeColor="text1"/>
          <w:szCs w:val="23"/>
        </w:rPr>
        <w:t>A</w:t>
      </w:r>
      <w:proofErr w:type="gramEnd"/>
      <w:r w:rsidR="007F35F1" w:rsidRPr="007F35F1">
        <w:rPr>
          <w:rFonts w:ascii="Times" w:hAnsi="Times" w:cs="Times"/>
          <w:color w:val="000000" w:themeColor="text1"/>
          <w:szCs w:val="23"/>
        </w:rPr>
        <w:t xml:space="preserve"> recent proposal </w:t>
      </w:r>
      <w:r w:rsidR="007F35F1">
        <w:rPr>
          <w:rFonts w:ascii="Times" w:hAnsi="Times" w:cs="Times"/>
          <w:color w:val="000000" w:themeColor="text1"/>
          <w:szCs w:val="23"/>
        </w:rPr>
        <w:t xml:space="preserve">by foreign forces </w:t>
      </w:r>
      <w:r w:rsidR="007F35F1" w:rsidRPr="007F35F1">
        <w:rPr>
          <w:rFonts w:ascii="Times" w:hAnsi="Times" w:cs="Times"/>
          <w:color w:val="000000" w:themeColor="text1"/>
          <w:szCs w:val="23"/>
        </w:rPr>
        <w:t>calls for the immediate release of hundreds of prisoners from Afghanistan’s jails. These individuals, some of whom were wrongly detained while others are Taliban fighters, will returned to their villages after pledging not to take up arms against foreign forces. It is thought that this proposal might make reconciliation between the warring parties more likely, though it is also possible that it will lead to an increase in crime and violence by newly-freed criminals. How do you feel about this proposal</w:t>
      </w:r>
      <w:proofErr w:type="gramStart"/>
      <w:r w:rsidR="007F35F1" w:rsidRPr="007F35F1">
        <w:rPr>
          <w:rFonts w:ascii="Times" w:hAnsi="Times" w:cs="Times"/>
          <w:color w:val="000000" w:themeColor="text1"/>
          <w:szCs w:val="23"/>
        </w:rPr>
        <w:t>?</w:t>
      </w:r>
      <w:r w:rsidR="00C93248" w:rsidRPr="00D92AE5">
        <w:rPr>
          <w:rFonts w:ascii="Times" w:hAnsi="Times" w:cs="Times"/>
          <w:color w:val="000000" w:themeColor="text1"/>
          <w:szCs w:val="23"/>
        </w:rPr>
        <w:t>5</w:t>
      </w:r>
      <w:proofErr w:type="gramEnd"/>
      <w:r w:rsidR="00C93248" w:rsidRPr="00D92AE5">
        <w:rPr>
          <w:rFonts w:ascii="Times" w:hAnsi="Times" w:cs="Times"/>
          <w:color w:val="000000" w:themeColor="text1"/>
          <w:szCs w:val="23"/>
        </w:rPr>
        <w:t xml:space="preserve">—I strongly agree with this </w:t>
      </w:r>
      <w:ins w:id="80" w:author="Rafiq Kakar" w:date="2011-01-10T15:41:00Z">
        <w:r w:rsidR="00F93E7A" w:rsidRPr="007F35F1">
          <w:rPr>
            <w:rFonts w:ascii="Times" w:hAnsi="Times" w:cs="Times"/>
            <w:color w:val="000000" w:themeColor="text1"/>
            <w:szCs w:val="23"/>
          </w:rPr>
          <w:t>proposal</w:t>
        </w:r>
      </w:ins>
      <w:del w:id="81" w:author="Rafiq Kakar" w:date="2011-01-10T15:41:00Z">
        <w:r w:rsidR="00C93248" w:rsidRPr="00D92AE5" w:rsidDel="00F93E7A">
          <w:rPr>
            <w:rFonts w:ascii="Times" w:hAnsi="Times" w:cs="Times"/>
            <w:color w:val="000000" w:themeColor="text1"/>
            <w:szCs w:val="23"/>
          </w:rPr>
          <w:delText xml:space="preserve">policy </w:delText>
        </w:r>
      </w:del>
    </w:p>
    <w:p w:rsidR="00C93248" w:rsidRPr="00D92AE5" w:rsidRDefault="00C93248" w:rsidP="00F93E7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r w:rsidRPr="00D92AE5">
        <w:rPr>
          <w:rFonts w:ascii="Times" w:hAnsi="Times" w:cs="Times"/>
          <w:color w:val="000000" w:themeColor="text1"/>
          <w:szCs w:val="23"/>
        </w:rPr>
        <w:t xml:space="preserve">4—I somewhat agree with this </w:t>
      </w:r>
      <w:ins w:id="82" w:author="Rafiq Kakar" w:date="2011-01-10T15:41:00Z">
        <w:r w:rsidR="00F93E7A" w:rsidRPr="007F35F1">
          <w:rPr>
            <w:rFonts w:ascii="Times" w:hAnsi="Times" w:cs="Times"/>
            <w:color w:val="000000" w:themeColor="text1"/>
            <w:szCs w:val="23"/>
          </w:rPr>
          <w:t>proposal</w:t>
        </w:r>
      </w:ins>
      <w:del w:id="83" w:author="Rafiq Kakar" w:date="2011-01-10T15:41:00Z">
        <w:r w:rsidRPr="00D92AE5" w:rsidDel="00F93E7A">
          <w:rPr>
            <w:rFonts w:ascii="Times" w:hAnsi="Times" w:cs="Times"/>
            <w:color w:val="000000" w:themeColor="text1"/>
            <w:szCs w:val="23"/>
          </w:rPr>
          <w:delText xml:space="preserve">policy </w:delText>
        </w:r>
      </w:del>
    </w:p>
    <w:p w:rsidR="00C93248" w:rsidRPr="00D92AE5" w:rsidRDefault="00C93248" w:rsidP="00F93E7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r w:rsidRPr="00D92AE5">
        <w:rPr>
          <w:rFonts w:ascii="Times" w:hAnsi="Times" w:cs="Times"/>
          <w:color w:val="000000" w:themeColor="text1"/>
          <w:szCs w:val="23"/>
        </w:rPr>
        <w:t xml:space="preserve">3—I am indifferent to this </w:t>
      </w:r>
      <w:ins w:id="84" w:author="Rafiq Kakar" w:date="2011-01-10T15:41:00Z">
        <w:r w:rsidR="00F93E7A" w:rsidRPr="007F35F1">
          <w:rPr>
            <w:rFonts w:ascii="Times" w:hAnsi="Times" w:cs="Times"/>
            <w:color w:val="000000" w:themeColor="text1"/>
            <w:szCs w:val="23"/>
          </w:rPr>
          <w:t>proposal</w:t>
        </w:r>
      </w:ins>
      <w:del w:id="85" w:author="Rafiq Kakar" w:date="2011-01-10T15:41:00Z">
        <w:r w:rsidRPr="00D92AE5" w:rsidDel="00F93E7A">
          <w:rPr>
            <w:rFonts w:ascii="Times" w:hAnsi="Times" w:cs="Times"/>
            <w:color w:val="000000" w:themeColor="text1"/>
            <w:szCs w:val="23"/>
          </w:rPr>
          <w:delText xml:space="preserve">policy </w:delText>
        </w:r>
      </w:del>
    </w:p>
    <w:p w:rsidR="00C93248" w:rsidRPr="00D92AE5" w:rsidRDefault="00C93248" w:rsidP="00F93E7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r w:rsidRPr="00D92AE5">
        <w:rPr>
          <w:rFonts w:ascii="Times" w:hAnsi="Times" w:cs="Times"/>
          <w:color w:val="000000" w:themeColor="text1"/>
          <w:szCs w:val="23"/>
        </w:rPr>
        <w:t xml:space="preserve">2—I disagree with this </w:t>
      </w:r>
      <w:ins w:id="86" w:author="Rafiq Kakar" w:date="2011-01-10T15:41:00Z">
        <w:r w:rsidR="00F93E7A" w:rsidRPr="007F35F1">
          <w:rPr>
            <w:rFonts w:ascii="Times" w:hAnsi="Times" w:cs="Times"/>
            <w:color w:val="000000" w:themeColor="text1"/>
            <w:szCs w:val="23"/>
          </w:rPr>
          <w:t>proposal</w:t>
        </w:r>
      </w:ins>
      <w:del w:id="87" w:author="Rafiq Kakar" w:date="2011-01-10T15:41:00Z">
        <w:r w:rsidRPr="00D92AE5" w:rsidDel="00F93E7A">
          <w:rPr>
            <w:rFonts w:ascii="Times" w:hAnsi="Times" w:cs="Times"/>
            <w:color w:val="000000" w:themeColor="text1"/>
            <w:szCs w:val="23"/>
          </w:rPr>
          <w:delText xml:space="preserve">policy </w:delText>
        </w:r>
      </w:del>
    </w:p>
    <w:p w:rsidR="00C93248" w:rsidRDefault="00C93248" w:rsidP="00F93E7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sidRPr="00D92AE5">
        <w:rPr>
          <w:rFonts w:ascii="Times" w:hAnsi="Times" w:cs="Times"/>
          <w:color w:val="000000" w:themeColor="text1"/>
          <w:szCs w:val="23"/>
        </w:rPr>
        <w:t xml:space="preserve">1—I strongly disagree with this </w:t>
      </w:r>
      <w:ins w:id="88" w:author="Rafiq Kakar" w:date="2011-01-10T15:41:00Z">
        <w:r w:rsidR="00F93E7A" w:rsidRPr="007F35F1">
          <w:rPr>
            <w:rFonts w:ascii="Times" w:hAnsi="Times" w:cs="Times"/>
            <w:color w:val="000000" w:themeColor="text1"/>
            <w:szCs w:val="23"/>
          </w:rPr>
          <w:t>proposal</w:t>
        </w:r>
      </w:ins>
      <w:del w:id="89" w:author="Rafiq Kakar" w:date="2011-01-10T15:41:00Z">
        <w:r w:rsidRPr="00D92AE5" w:rsidDel="00F93E7A">
          <w:rPr>
            <w:rFonts w:ascii="Times" w:hAnsi="Times" w:cs="Times"/>
            <w:color w:val="000000" w:themeColor="text1"/>
            <w:szCs w:val="23"/>
          </w:rPr>
          <w:delText>policy</w:delText>
        </w:r>
      </w:del>
    </w:p>
    <w:p w:rsidR="00C93248" w:rsidRDefault="00C93248" w:rsidP="00C932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Pr>
          <w:rFonts w:ascii="Times" w:hAnsi="Times" w:cs="Times"/>
          <w:color w:val="000000" w:themeColor="text1"/>
          <w:szCs w:val="23"/>
        </w:rPr>
        <w:t xml:space="preserve">98. Refused </w:t>
      </w:r>
    </w:p>
    <w:p w:rsidR="00C93248" w:rsidRPr="00D92AE5" w:rsidRDefault="00C93248" w:rsidP="00C932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Pr>
          <w:rFonts w:ascii="Times" w:hAnsi="Times" w:cs="Times"/>
          <w:color w:val="000000" w:themeColor="text1"/>
          <w:szCs w:val="23"/>
        </w:rPr>
        <w:t xml:space="preserve">99. Don’t know </w:t>
      </w:r>
    </w:p>
    <w:p w:rsidR="00C93248" w:rsidRPr="00D92AE5" w:rsidRDefault="00C93248"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p>
    <w:p w:rsidR="001D45D4" w:rsidRPr="00D92AE5" w:rsidRDefault="002B1E2A"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Pr>
          <w:rFonts w:ascii="Times" w:hAnsi="Times" w:cs="Times"/>
          <w:color w:val="000000" w:themeColor="text1"/>
          <w:szCs w:val="23"/>
        </w:rPr>
        <w:t>5.</w:t>
      </w:r>
      <w:r w:rsidR="008B45D4">
        <w:rPr>
          <w:rFonts w:ascii="Times" w:hAnsi="Times" w:cs="Times"/>
          <w:color w:val="000000" w:themeColor="text1"/>
          <w:szCs w:val="23"/>
        </w:rPr>
        <w:t>6B</w:t>
      </w:r>
      <w:r w:rsidR="007C116C" w:rsidRPr="00D92AE5">
        <w:rPr>
          <w:rFonts w:ascii="Times" w:hAnsi="Times" w:cs="Times"/>
          <w:color w:val="000000" w:themeColor="text1"/>
          <w:szCs w:val="23"/>
        </w:rPr>
        <w:t>.</w:t>
      </w:r>
      <w:r w:rsidR="001D45D4" w:rsidRPr="00D92AE5">
        <w:rPr>
          <w:rFonts w:ascii="Times" w:hAnsi="Times" w:cs="Times"/>
          <w:color w:val="000000" w:themeColor="text1"/>
          <w:szCs w:val="23"/>
        </w:rPr>
        <w:t xml:space="preserve"> </w:t>
      </w:r>
      <w:proofErr w:type="gramStart"/>
      <w:r w:rsidR="007F35F1" w:rsidRPr="007F35F1">
        <w:rPr>
          <w:rFonts w:ascii="Times" w:hAnsi="Times" w:cs="Times"/>
          <w:color w:val="000000" w:themeColor="text1"/>
          <w:szCs w:val="23"/>
        </w:rPr>
        <w:t>A</w:t>
      </w:r>
      <w:proofErr w:type="gramEnd"/>
      <w:r w:rsidR="007F35F1" w:rsidRPr="007F35F1">
        <w:rPr>
          <w:rFonts w:ascii="Times" w:hAnsi="Times" w:cs="Times"/>
          <w:color w:val="000000" w:themeColor="text1"/>
          <w:szCs w:val="23"/>
        </w:rPr>
        <w:t xml:space="preserve"> recent proposal </w:t>
      </w:r>
      <w:r w:rsidR="007F35F1">
        <w:rPr>
          <w:rFonts w:ascii="Times" w:hAnsi="Times" w:cs="Times"/>
          <w:color w:val="000000" w:themeColor="text1"/>
          <w:szCs w:val="23"/>
        </w:rPr>
        <w:t xml:space="preserve">by the Taliban </w:t>
      </w:r>
      <w:r w:rsidR="007F35F1" w:rsidRPr="007F35F1">
        <w:rPr>
          <w:rFonts w:ascii="Times" w:hAnsi="Times" w:cs="Times"/>
          <w:color w:val="000000" w:themeColor="text1"/>
          <w:szCs w:val="23"/>
        </w:rPr>
        <w:t>calls for the immediate release of hundreds of prisoners from Afghanistan’s jails. These individuals, some of whom were wrongly detained while others are Taliban fighters, will returned to their villages after pledging not to take up arms against foreign forces. It is thought that this proposal might make reconciliation between the warring parties more likely, though it is also possible that it will lead to an increase in crime and violence by newly-freed criminals. How do you feel about this proposal?</w:t>
      </w:r>
    </w:p>
    <w:p w:rsidR="004A4144" w:rsidRPr="00D92AE5" w:rsidRDefault="004A4144"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 w:val="28"/>
          <w:szCs w:val="28"/>
        </w:rPr>
      </w:pPr>
    </w:p>
    <w:p w:rsidR="00C93248" w:rsidRPr="00D92AE5" w:rsidRDefault="00C93248" w:rsidP="00F93E7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r w:rsidRPr="00D92AE5">
        <w:rPr>
          <w:rFonts w:ascii="Times" w:hAnsi="Times" w:cs="Times"/>
          <w:color w:val="000000" w:themeColor="text1"/>
          <w:szCs w:val="23"/>
        </w:rPr>
        <w:t xml:space="preserve">5—I strongly agree with this </w:t>
      </w:r>
      <w:ins w:id="90" w:author="Rafiq Kakar" w:date="2011-01-10T15:41:00Z">
        <w:r w:rsidR="00F93E7A" w:rsidRPr="007F35F1">
          <w:rPr>
            <w:rFonts w:ascii="Times" w:hAnsi="Times" w:cs="Times"/>
            <w:color w:val="000000" w:themeColor="text1"/>
            <w:szCs w:val="23"/>
          </w:rPr>
          <w:t>proposal</w:t>
        </w:r>
      </w:ins>
      <w:del w:id="91" w:author="Rafiq Kakar" w:date="2011-01-10T15:41:00Z">
        <w:r w:rsidRPr="00D92AE5" w:rsidDel="00F93E7A">
          <w:rPr>
            <w:rFonts w:ascii="Times" w:hAnsi="Times" w:cs="Times"/>
            <w:color w:val="000000" w:themeColor="text1"/>
            <w:szCs w:val="23"/>
          </w:rPr>
          <w:delText xml:space="preserve">policy </w:delText>
        </w:r>
      </w:del>
    </w:p>
    <w:p w:rsidR="00C93248" w:rsidRPr="00D92AE5" w:rsidRDefault="00C93248" w:rsidP="00F93E7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r w:rsidRPr="00D92AE5">
        <w:rPr>
          <w:rFonts w:ascii="Times" w:hAnsi="Times" w:cs="Times"/>
          <w:color w:val="000000" w:themeColor="text1"/>
          <w:szCs w:val="23"/>
        </w:rPr>
        <w:t xml:space="preserve">4—I somewhat agree with this </w:t>
      </w:r>
      <w:ins w:id="92" w:author="Rafiq Kakar" w:date="2011-01-10T15:41:00Z">
        <w:r w:rsidR="00F93E7A" w:rsidRPr="007F35F1">
          <w:rPr>
            <w:rFonts w:ascii="Times" w:hAnsi="Times" w:cs="Times"/>
            <w:color w:val="000000" w:themeColor="text1"/>
            <w:szCs w:val="23"/>
          </w:rPr>
          <w:t>proposal</w:t>
        </w:r>
      </w:ins>
      <w:del w:id="93" w:author="Rafiq Kakar" w:date="2011-01-10T15:41:00Z">
        <w:r w:rsidRPr="00D92AE5" w:rsidDel="00F93E7A">
          <w:rPr>
            <w:rFonts w:ascii="Times" w:hAnsi="Times" w:cs="Times"/>
            <w:color w:val="000000" w:themeColor="text1"/>
            <w:szCs w:val="23"/>
          </w:rPr>
          <w:delText xml:space="preserve">policy </w:delText>
        </w:r>
      </w:del>
    </w:p>
    <w:p w:rsidR="00C93248" w:rsidRPr="00D92AE5" w:rsidRDefault="00C93248" w:rsidP="00F93E7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r w:rsidRPr="00D92AE5">
        <w:rPr>
          <w:rFonts w:ascii="Times" w:hAnsi="Times" w:cs="Times"/>
          <w:color w:val="000000" w:themeColor="text1"/>
          <w:szCs w:val="23"/>
        </w:rPr>
        <w:t xml:space="preserve">3—I am indifferent to this </w:t>
      </w:r>
      <w:ins w:id="94" w:author="Rafiq Kakar" w:date="2011-01-10T15:41:00Z">
        <w:r w:rsidR="00F93E7A" w:rsidRPr="007F35F1">
          <w:rPr>
            <w:rFonts w:ascii="Times" w:hAnsi="Times" w:cs="Times"/>
            <w:color w:val="000000" w:themeColor="text1"/>
            <w:szCs w:val="23"/>
          </w:rPr>
          <w:t>proposal</w:t>
        </w:r>
      </w:ins>
      <w:del w:id="95" w:author="Rafiq Kakar" w:date="2011-01-10T15:41:00Z">
        <w:r w:rsidRPr="00D92AE5" w:rsidDel="00F93E7A">
          <w:rPr>
            <w:rFonts w:ascii="Times" w:hAnsi="Times" w:cs="Times"/>
            <w:color w:val="000000" w:themeColor="text1"/>
            <w:szCs w:val="23"/>
          </w:rPr>
          <w:delText xml:space="preserve">policy </w:delText>
        </w:r>
      </w:del>
    </w:p>
    <w:p w:rsidR="00C93248" w:rsidRPr="00D92AE5" w:rsidRDefault="00C93248" w:rsidP="00F93E7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r w:rsidRPr="00D92AE5">
        <w:rPr>
          <w:rFonts w:ascii="Times" w:hAnsi="Times" w:cs="Times"/>
          <w:color w:val="000000" w:themeColor="text1"/>
          <w:szCs w:val="23"/>
        </w:rPr>
        <w:t xml:space="preserve">2—I disagree with this </w:t>
      </w:r>
      <w:ins w:id="96" w:author="Rafiq Kakar" w:date="2011-01-10T15:41:00Z">
        <w:r w:rsidR="00F93E7A" w:rsidRPr="007F35F1">
          <w:rPr>
            <w:rFonts w:ascii="Times" w:hAnsi="Times" w:cs="Times"/>
            <w:color w:val="000000" w:themeColor="text1"/>
            <w:szCs w:val="23"/>
          </w:rPr>
          <w:t>proposal</w:t>
        </w:r>
      </w:ins>
      <w:del w:id="97" w:author="Rafiq Kakar" w:date="2011-01-10T15:41:00Z">
        <w:r w:rsidRPr="00D92AE5" w:rsidDel="00F93E7A">
          <w:rPr>
            <w:rFonts w:ascii="Times" w:hAnsi="Times" w:cs="Times"/>
            <w:color w:val="000000" w:themeColor="text1"/>
            <w:szCs w:val="23"/>
          </w:rPr>
          <w:delText xml:space="preserve">policy </w:delText>
        </w:r>
      </w:del>
    </w:p>
    <w:p w:rsidR="00C93248" w:rsidRDefault="00C93248" w:rsidP="00F93E7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sidRPr="00D92AE5">
        <w:rPr>
          <w:rFonts w:ascii="Times" w:hAnsi="Times" w:cs="Times"/>
          <w:color w:val="000000" w:themeColor="text1"/>
          <w:szCs w:val="23"/>
        </w:rPr>
        <w:t xml:space="preserve">1—I strongly disagree with this </w:t>
      </w:r>
      <w:ins w:id="98" w:author="Rafiq Kakar" w:date="2011-01-10T15:41:00Z">
        <w:r w:rsidR="00F93E7A" w:rsidRPr="007F35F1">
          <w:rPr>
            <w:rFonts w:ascii="Times" w:hAnsi="Times" w:cs="Times"/>
            <w:color w:val="000000" w:themeColor="text1"/>
            <w:szCs w:val="23"/>
          </w:rPr>
          <w:t>proposal</w:t>
        </w:r>
      </w:ins>
      <w:del w:id="99" w:author="Rafiq Kakar" w:date="2011-01-10T15:41:00Z">
        <w:r w:rsidRPr="00D92AE5" w:rsidDel="00F93E7A">
          <w:rPr>
            <w:rFonts w:ascii="Times" w:hAnsi="Times" w:cs="Times"/>
            <w:color w:val="000000" w:themeColor="text1"/>
            <w:szCs w:val="23"/>
          </w:rPr>
          <w:delText>policy</w:delText>
        </w:r>
      </w:del>
    </w:p>
    <w:p w:rsidR="00C93248" w:rsidRDefault="00C93248" w:rsidP="00C932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Pr>
          <w:rFonts w:ascii="Times" w:hAnsi="Times" w:cs="Times"/>
          <w:color w:val="000000" w:themeColor="text1"/>
          <w:szCs w:val="23"/>
        </w:rPr>
        <w:t xml:space="preserve">98. Refused </w:t>
      </w:r>
    </w:p>
    <w:p w:rsidR="00C93248" w:rsidRPr="00D92AE5" w:rsidRDefault="00C93248" w:rsidP="00C932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Pr>
          <w:rFonts w:ascii="Times" w:hAnsi="Times" w:cs="Times"/>
          <w:color w:val="000000" w:themeColor="text1"/>
          <w:szCs w:val="23"/>
        </w:rPr>
        <w:t xml:space="preserve">99. Don’t know </w:t>
      </w:r>
    </w:p>
    <w:p w:rsidR="004A4144" w:rsidRPr="00D92AE5" w:rsidRDefault="004A4144"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 w:val="28"/>
          <w:szCs w:val="28"/>
        </w:rPr>
      </w:pPr>
      <w:r w:rsidRPr="00D92AE5">
        <w:rPr>
          <w:rFonts w:ascii="Times" w:hAnsi="Times" w:cs="Times"/>
          <w:color w:val="000000" w:themeColor="text1"/>
          <w:sz w:val="28"/>
          <w:szCs w:val="28"/>
        </w:rPr>
        <w:br w:type="page"/>
      </w:r>
      <w:r w:rsidRPr="00D92AE5">
        <w:rPr>
          <w:rFonts w:ascii="Times" w:hAnsi="Times" w:cs="Times"/>
          <w:color w:val="000000" w:themeColor="text1"/>
          <w:sz w:val="28"/>
          <w:szCs w:val="28"/>
        </w:rPr>
        <w:lastRenderedPageBreak/>
        <w:t xml:space="preserve">Section 6: Testing Mechanisms </w:t>
      </w:r>
    </w:p>
    <w:p w:rsidR="001D45D4" w:rsidRPr="00D92AE5" w:rsidRDefault="004A4144"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sidRPr="00D92AE5">
        <w:rPr>
          <w:rFonts w:ascii="Times" w:hAnsi="Times" w:cs="Times"/>
          <w:color w:val="000000" w:themeColor="text1"/>
          <w:sz w:val="28"/>
          <w:szCs w:val="28"/>
        </w:rPr>
        <w:br/>
      </w:r>
      <w:r w:rsidR="001D45D4" w:rsidRPr="00D92AE5">
        <w:rPr>
          <w:rFonts w:ascii="Times" w:hAnsi="Times" w:cs="Helvetica"/>
          <w:color w:val="000000" w:themeColor="text1"/>
          <w:szCs w:val="23"/>
        </w:rPr>
        <w:t>Interviewer</w:t>
      </w:r>
      <w:r w:rsidR="001D45D4" w:rsidRPr="00D92AE5">
        <w:rPr>
          <w:rFonts w:ascii="Times" w:hAnsi="Times" w:cs="Times"/>
          <w:color w:val="000000" w:themeColor="text1"/>
          <w:szCs w:val="23"/>
        </w:rPr>
        <w:t>: Please read the following questions:</w:t>
      </w:r>
    </w:p>
    <w:p w:rsidR="004A4144" w:rsidRPr="00D92AE5" w:rsidRDefault="004A4144"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p>
    <w:p w:rsidR="001D45D4" w:rsidRPr="00D92AE5" w:rsidRDefault="004A4144"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sidRPr="00D92AE5">
        <w:rPr>
          <w:rFonts w:ascii="Times" w:hAnsi="Times" w:cs="Monaco"/>
          <w:color w:val="000000" w:themeColor="text1"/>
          <w:szCs w:val="23"/>
        </w:rPr>
        <w:t xml:space="preserve">6.1 </w:t>
      </w:r>
      <w:r w:rsidR="001D45D4" w:rsidRPr="00D92AE5">
        <w:rPr>
          <w:rFonts w:ascii="Times" w:hAnsi="Times" w:cs="Times"/>
          <w:color w:val="000000" w:themeColor="text1"/>
          <w:szCs w:val="23"/>
        </w:rPr>
        <w:t xml:space="preserve">Some argue that the current </w:t>
      </w:r>
      <w:proofErr w:type="spellStart"/>
      <w:r w:rsidR="001D45D4" w:rsidRPr="00D92AE5">
        <w:rPr>
          <w:rFonts w:ascii="Times" w:hAnsi="Times" w:cs="Times"/>
          <w:color w:val="000000" w:themeColor="text1"/>
          <w:szCs w:val="23"/>
        </w:rPr>
        <w:t>Karzai</w:t>
      </w:r>
      <w:proofErr w:type="spellEnd"/>
      <w:r w:rsidR="001D45D4" w:rsidRPr="00D92AE5">
        <w:rPr>
          <w:rFonts w:ascii="Times" w:hAnsi="Times" w:cs="Times"/>
          <w:color w:val="000000" w:themeColor="text1"/>
          <w:szCs w:val="23"/>
        </w:rPr>
        <w:t xml:space="preserve"> government has a right to govern because it was democratically elected by the Afghan people. Others, however, argue that the </w:t>
      </w:r>
      <w:proofErr w:type="spellStart"/>
      <w:r w:rsidR="001D45D4" w:rsidRPr="00D92AE5">
        <w:rPr>
          <w:rFonts w:ascii="Times" w:hAnsi="Times" w:cs="Times"/>
          <w:color w:val="000000" w:themeColor="text1"/>
          <w:szCs w:val="23"/>
        </w:rPr>
        <w:t>Karzai</w:t>
      </w:r>
      <w:proofErr w:type="spellEnd"/>
      <w:r w:rsidR="001D45D4" w:rsidRPr="00D92AE5">
        <w:rPr>
          <w:rFonts w:ascii="Times" w:hAnsi="Times" w:cs="Times"/>
          <w:color w:val="000000" w:themeColor="text1"/>
          <w:szCs w:val="23"/>
        </w:rPr>
        <w:t xml:space="preserve"> government does not represent their interests because it is corrupt and does not strictly adhere to the tenets of Islam. Which of the following statements most closely resembles your own view of the </w:t>
      </w:r>
      <w:proofErr w:type="spellStart"/>
      <w:r w:rsidR="001D45D4" w:rsidRPr="00D92AE5">
        <w:rPr>
          <w:rFonts w:ascii="Times" w:hAnsi="Times" w:cs="Times"/>
          <w:color w:val="000000" w:themeColor="text1"/>
          <w:szCs w:val="23"/>
        </w:rPr>
        <w:t>Karzai’s</w:t>
      </w:r>
      <w:proofErr w:type="spellEnd"/>
      <w:r w:rsidR="001D45D4" w:rsidRPr="00D92AE5">
        <w:rPr>
          <w:rFonts w:ascii="Times" w:hAnsi="Times" w:cs="Times"/>
          <w:color w:val="000000" w:themeColor="text1"/>
          <w:szCs w:val="23"/>
        </w:rPr>
        <w:t xml:space="preserve"> government’s right to govern Afghanistan:</w:t>
      </w:r>
    </w:p>
    <w:p w:rsidR="003C5C9E" w:rsidRPr="00D92AE5" w:rsidRDefault="003C5C9E"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p>
    <w:p w:rsidR="003C5C9E" w:rsidRPr="00D92AE5" w:rsidRDefault="00CB5966"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sidRPr="00CB5966">
        <w:rPr>
          <w:rFonts w:ascii="Times" w:hAnsi="Times" w:cs="Times"/>
          <w:color w:val="000000" w:themeColor="text1"/>
          <w:szCs w:val="23"/>
        </w:rPr>
        <w:t xml:space="preserve">5—I fully support the </w:t>
      </w:r>
      <w:proofErr w:type="spellStart"/>
      <w:r w:rsidRPr="00CB5966">
        <w:rPr>
          <w:rFonts w:ascii="Times" w:hAnsi="Times" w:cs="Times"/>
          <w:color w:val="000000" w:themeColor="text1"/>
          <w:szCs w:val="23"/>
        </w:rPr>
        <w:t>Karzai</w:t>
      </w:r>
      <w:proofErr w:type="spellEnd"/>
      <w:r w:rsidRPr="00CB5966">
        <w:rPr>
          <w:rFonts w:ascii="Times" w:hAnsi="Times" w:cs="Times"/>
          <w:color w:val="000000" w:themeColor="text1"/>
          <w:szCs w:val="23"/>
        </w:rPr>
        <w:t xml:space="preserve"> government’s right to govern Afghanistan </w:t>
      </w:r>
    </w:p>
    <w:p w:rsidR="003C5C9E" w:rsidRPr="00D92AE5" w:rsidRDefault="00CB5966"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sidRPr="00CB5966">
        <w:rPr>
          <w:rFonts w:ascii="Times" w:hAnsi="Times" w:cs="Times"/>
          <w:color w:val="000000" w:themeColor="text1"/>
          <w:szCs w:val="23"/>
        </w:rPr>
        <w:t xml:space="preserve">4—I somewhat support the </w:t>
      </w:r>
      <w:proofErr w:type="spellStart"/>
      <w:r w:rsidRPr="00CB5966">
        <w:rPr>
          <w:rFonts w:ascii="Times" w:hAnsi="Times" w:cs="Times"/>
          <w:color w:val="000000" w:themeColor="text1"/>
          <w:szCs w:val="23"/>
        </w:rPr>
        <w:t>Karzai</w:t>
      </w:r>
      <w:proofErr w:type="spellEnd"/>
      <w:r w:rsidRPr="00CB5966">
        <w:rPr>
          <w:rFonts w:ascii="Times" w:hAnsi="Times" w:cs="Times"/>
          <w:color w:val="000000" w:themeColor="text1"/>
          <w:szCs w:val="23"/>
        </w:rPr>
        <w:t xml:space="preserve"> government’s right to govern Afghanistan </w:t>
      </w:r>
    </w:p>
    <w:p w:rsidR="003C5C9E" w:rsidRPr="00D92AE5" w:rsidRDefault="00CB5966"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sidRPr="00CB5966">
        <w:rPr>
          <w:rFonts w:ascii="Times" w:hAnsi="Times" w:cs="Times"/>
          <w:color w:val="000000" w:themeColor="text1"/>
          <w:szCs w:val="23"/>
        </w:rPr>
        <w:t xml:space="preserve">3—I have reservations about the </w:t>
      </w:r>
      <w:proofErr w:type="spellStart"/>
      <w:r w:rsidRPr="00CB5966">
        <w:rPr>
          <w:rFonts w:ascii="Times" w:hAnsi="Times" w:cs="Times"/>
          <w:color w:val="000000" w:themeColor="text1"/>
          <w:szCs w:val="23"/>
        </w:rPr>
        <w:t>Karzai</w:t>
      </w:r>
      <w:proofErr w:type="spellEnd"/>
      <w:r w:rsidRPr="00CB5966">
        <w:rPr>
          <w:rFonts w:ascii="Times" w:hAnsi="Times" w:cs="Times"/>
          <w:color w:val="000000" w:themeColor="text1"/>
          <w:szCs w:val="23"/>
        </w:rPr>
        <w:t xml:space="preserve"> government’s right to govern Afghanistan </w:t>
      </w:r>
    </w:p>
    <w:p w:rsidR="001D45D4" w:rsidRPr="00D92AE5" w:rsidRDefault="00CB5966"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sidRPr="00CB5966">
        <w:rPr>
          <w:rFonts w:ascii="Times" w:hAnsi="Times" w:cs="Times"/>
          <w:color w:val="000000" w:themeColor="text1"/>
          <w:szCs w:val="23"/>
        </w:rPr>
        <w:t xml:space="preserve">2—I challenge the </w:t>
      </w:r>
      <w:proofErr w:type="spellStart"/>
      <w:r w:rsidRPr="00CB5966">
        <w:rPr>
          <w:rFonts w:ascii="Times" w:hAnsi="Times" w:cs="Times"/>
          <w:color w:val="000000" w:themeColor="text1"/>
          <w:szCs w:val="23"/>
        </w:rPr>
        <w:t>Karzai</w:t>
      </w:r>
      <w:proofErr w:type="spellEnd"/>
      <w:r w:rsidRPr="00CB5966">
        <w:rPr>
          <w:rFonts w:ascii="Times" w:hAnsi="Times" w:cs="Times"/>
          <w:color w:val="000000" w:themeColor="text1"/>
          <w:szCs w:val="23"/>
        </w:rPr>
        <w:t xml:space="preserve"> government’s right to govern Afghanistan</w:t>
      </w:r>
    </w:p>
    <w:p w:rsidR="001D45D4" w:rsidRPr="00D92AE5" w:rsidRDefault="00CB5966"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sidRPr="00CB5966">
        <w:rPr>
          <w:rFonts w:ascii="Times" w:hAnsi="Times" w:cs="Times"/>
          <w:color w:val="000000" w:themeColor="text1"/>
          <w:szCs w:val="23"/>
        </w:rPr>
        <w:t xml:space="preserve">1—I strongly challenge the </w:t>
      </w:r>
      <w:proofErr w:type="spellStart"/>
      <w:r w:rsidRPr="00CB5966">
        <w:rPr>
          <w:rFonts w:ascii="Times" w:hAnsi="Times" w:cs="Times"/>
          <w:color w:val="000000" w:themeColor="text1"/>
          <w:szCs w:val="23"/>
        </w:rPr>
        <w:t>Karzai</w:t>
      </w:r>
      <w:proofErr w:type="spellEnd"/>
      <w:r w:rsidRPr="00CB5966">
        <w:rPr>
          <w:rFonts w:ascii="Times" w:hAnsi="Times" w:cs="Times"/>
          <w:color w:val="000000" w:themeColor="text1"/>
          <w:szCs w:val="23"/>
        </w:rPr>
        <w:t xml:space="preserve"> government’s right to govern Afghanistan</w:t>
      </w:r>
    </w:p>
    <w:p w:rsidR="004A4144" w:rsidRDefault="00C93248"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r>
        <w:rPr>
          <w:rFonts w:ascii="Times" w:hAnsi="Times" w:cs="Monaco"/>
          <w:color w:val="000000" w:themeColor="text1"/>
          <w:szCs w:val="23"/>
        </w:rPr>
        <w:t xml:space="preserve">98. Refused </w:t>
      </w:r>
    </w:p>
    <w:p w:rsidR="00816BEB" w:rsidRDefault="00C93248"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olor w:val="000000" w:themeColor="text1"/>
          <w:szCs w:val="23"/>
          <w:rtl/>
          <w:lang w:bidi="ps-AF"/>
        </w:rPr>
      </w:pPr>
      <w:r>
        <w:rPr>
          <w:rFonts w:ascii="Times" w:hAnsi="Times" w:cs="Monaco"/>
          <w:color w:val="000000" w:themeColor="text1"/>
          <w:szCs w:val="23"/>
        </w:rPr>
        <w:t>99. Don’t know</w:t>
      </w:r>
    </w:p>
    <w:p w:rsidR="00C93248" w:rsidRPr="00D92AE5" w:rsidRDefault="00C93248"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r>
        <w:rPr>
          <w:rFonts w:ascii="Times" w:hAnsi="Times" w:cs="Monaco"/>
          <w:color w:val="000000" w:themeColor="text1"/>
          <w:szCs w:val="23"/>
        </w:rPr>
        <w:t xml:space="preserve"> </w:t>
      </w:r>
    </w:p>
    <w:p w:rsidR="001D45D4" w:rsidRPr="00D92AE5" w:rsidRDefault="00CB5966"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r w:rsidRPr="00CB5966">
        <w:rPr>
          <w:rFonts w:ascii="Times" w:hAnsi="Times" w:cs="Monaco"/>
          <w:color w:val="000000" w:themeColor="text1"/>
          <w:szCs w:val="23"/>
        </w:rPr>
        <w:t xml:space="preserve">6.2 </w:t>
      </w:r>
      <w:r w:rsidRPr="00CB5966">
        <w:rPr>
          <w:rFonts w:ascii="Times" w:hAnsi="Times" w:cs="Times"/>
          <w:color w:val="000000" w:themeColor="text1"/>
          <w:szCs w:val="23"/>
        </w:rPr>
        <w:t>Some argue that armed resistance against foreign forces is justified because they are crusader invaders intent on occupying Afghanistan. Others, however, argue that foreign forces have brought some stability to Afghanistan and that violence against them is never justified. Which position most closely reflects your own views on the subject?</w:t>
      </w:r>
    </w:p>
    <w:p w:rsidR="003C5C9E" w:rsidRPr="00D92AE5" w:rsidRDefault="003C5C9E"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p>
    <w:p w:rsidR="003C5C9E" w:rsidRPr="00D92AE5" w:rsidRDefault="00CB5966"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sidRPr="00CB5966">
        <w:rPr>
          <w:rFonts w:ascii="Times" w:hAnsi="Times" w:cs="Times"/>
          <w:color w:val="000000" w:themeColor="text1"/>
          <w:szCs w:val="23"/>
        </w:rPr>
        <w:t>3—</w:t>
      </w:r>
      <w:proofErr w:type="gramStart"/>
      <w:r w:rsidRPr="00CB5966">
        <w:rPr>
          <w:rFonts w:ascii="Times" w:hAnsi="Times" w:cs="Times"/>
          <w:color w:val="000000" w:themeColor="text1"/>
          <w:szCs w:val="23"/>
        </w:rPr>
        <w:t>Armed</w:t>
      </w:r>
      <w:proofErr w:type="gramEnd"/>
      <w:r w:rsidRPr="00CB5966">
        <w:rPr>
          <w:rFonts w:ascii="Times" w:hAnsi="Times" w:cs="Times"/>
          <w:color w:val="000000" w:themeColor="text1"/>
          <w:szCs w:val="23"/>
        </w:rPr>
        <w:t xml:space="preserve"> resistance is always justified</w:t>
      </w:r>
    </w:p>
    <w:p w:rsidR="001D45D4" w:rsidRPr="00D92AE5" w:rsidRDefault="00CB5966"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sidRPr="00CB5966">
        <w:rPr>
          <w:rFonts w:ascii="Times" w:hAnsi="Times" w:cs="Times"/>
          <w:color w:val="000000" w:themeColor="text1"/>
          <w:szCs w:val="23"/>
        </w:rPr>
        <w:t>2—</w:t>
      </w:r>
      <w:proofErr w:type="gramStart"/>
      <w:r w:rsidRPr="00CB5966">
        <w:rPr>
          <w:rFonts w:ascii="Times" w:hAnsi="Times" w:cs="Times"/>
          <w:color w:val="000000" w:themeColor="text1"/>
          <w:szCs w:val="23"/>
        </w:rPr>
        <w:t>Armed</w:t>
      </w:r>
      <w:proofErr w:type="gramEnd"/>
      <w:r w:rsidRPr="00CB5966">
        <w:rPr>
          <w:rFonts w:ascii="Times" w:hAnsi="Times" w:cs="Times"/>
          <w:color w:val="000000" w:themeColor="text1"/>
          <w:szCs w:val="23"/>
        </w:rPr>
        <w:t xml:space="preserve"> resistance is justified only if someone has been personally hurt by</w:t>
      </w:r>
    </w:p>
    <w:p w:rsidR="003C5C9E" w:rsidRPr="00D92AE5" w:rsidRDefault="00CB5966"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proofErr w:type="gramStart"/>
      <w:r w:rsidRPr="00CB5966">
        <w:rPr>
          <w:rFonts w:ascii="Times" w:hAnsi="Times" w:cs="Times"/>
          <w:color w:val="000000" w:themeColor="text1"/>
          <w:szCs w:val="23"/>
        </w:rPr>
        <w:t>foreign</w:t>
      </w:r>
      <w:proofErr w:type="gramEnd"/>
      <w:r w:rsidRPr="00CB5966">
        <w:rPr>
          <w:rFonts w:ascii="Times" w:hAnsi="Times" w:cs="Times"/>
          <w:color w:val="000000" w:themeColor="text1"/>
          <w:szCs w:val="23"/>
        </w:rPr>
        <w:t xml:space="preserve"> forces</w:t>
      </w:r>
    </w:p>
    <w:p w:rsidR="001D45D4" w:rsidRPr="00D92AE5" w:rsidRDefault="00CB5966"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sidRPr="00CB5966">
        <w:rPr>
          <w:rFonts w:ascii="Times" w:hAnsi="Times" w:cs="Times"/>
          <w:color w:val="000000" w:themeColor="text1"/>
          <w:szCs w:val="23"/>
        </w:rPr>
        <w:t>1—</w:t>
      </w:r>
      <w:proofErr w:type="gramStart"/>
      <w:r w:rsidRPr="00CB5966">
        <w:rPr>
          <w:rFonts w:ascii="Times" w:hAnsi="Times" w:cs="Times"/>
          <w:color w:val="000000" w:themeColor="text1"/>
          <w:szCs w:val="23"/>
        </w:rPr>
        <w:t>Armed</w:t>
      </w:r>
      <w:proofErr w:type="gramEnd"/>
      <w:r w:rsidRPr="00CB5966">
        <w:rPr>
          <w:rFonts w:ascii="Times" w:hAnsi="Times" w:cs="Times"/>
          <w:color w:val="000000" w:themeColor="text1"/>
          <w:szCs w:val="23"/>
        </w:rPr>
        <w:t xml:space="preserve"> resistance is never justified</w:t>
      </w:r>
    </w:p>
    <w:p w:rsidR="004A4144" w:rsidRDefault="00C93248"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r>
        <w:rPr>
          <w:rFonts w:ascii="Times" w:hAnsi="Times" w:cs="Monaco"/>
          <w:color w:val="000000" w:themeColor="text1"/>
          <w:szCs w:val="23"/>
        </w:rPr>
        <w:t xml:space="preserve">98. Refused </w:t>
      </w:r>
    </w:p>
    <w:p w:rsidR="008A18E6" w:rsidRDefault="00C93248"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r>
        <w:rPr>
          <w:rFonts w:ascii="Times" w:hAnsi="Times" w:cs="Monaco"/>
          <w:color w:val="000000" w:themeColor="text1"/>
          <w:szCs w:val="23"/>
        </w:rPr>
        <w:t xml:space="preserve">99. Don’t know </w:t>
      </w:r>
    </w:p>
    <w:p w:rsidR="00C93248" w:rsidRPr="00D92AE5" w:rsidRDefault="00C93248"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p>
    <w:p w:rsidR="001D45D4" w:rsidRPr="00D92AE5" w:rsidRDefault="00CB5966"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sidRPr="00CB5966">
        <w:rPr>
          <w:rFonts w:ascii="Times" w:hAnsi="Times" w:cs="Monaco"/>
          <w:color w:val="000000" w:themeColor="text1"/>
          <w:szCs w:val="23"/>
        </w:rPr>
        <w:t xml:space="preserve">6.3 </w:t>
      </w:r>
      <w:r w:rsidRPr="00CB5966">
        <w:rPr>
          <w:rFonts w:ascii="Times" w:hAnsi="Times" w:cs="Times"/>
          <w:color w:val="000000" w:themeColor="text1"/>
          <w:szCs w:val="23"/>
        </w:rPr>
        <w:t>Some say that it is more dangerous to be an ordinary citizen in your area today than to be a member of the Taliban (</w:t>
      </w:r>
      <w:proofErr w:type="spellStart"/>
      <w:r w:rsidRPr="00CB5966">
        <w:rPr>
          <w:rFonts w:ascii="Times" w:hAnsi="Times" w:cs="Helvetica"/>
          <w:color w:val="000000" w:themeColor="text1"/>
          <w:szCs w:val="23"/>
        </w:rPr>
        <w:t>Mukhalafeen</w:t>
      </w:r>
      <w:proofErr w:type="spellEnd"/>
      <w:r w:rsidRPr="00CB5966">
        <w:rPr>
          <w:rFonts w:ascii="Times" w:hAnsi="Times" w:cs="Helvetica"/>
          <w:color w:val="000000" w:themeColor="text1"/>
          <w:szCs w:val="23"/>
        </w:rPr>
        <w:t xml:space="preserve">-e </w:t>
      </w:r>
      <w:proofErr w:type="spellStart"/>
      <w:r w:rsidRPr="00CB5966">
        <w:rPr>
          <w:rFonts w:ascii="Times" w:hAnsi="Times" w:cs="Helvetica"/>
          <w:color w:val="000000" w:themeColor="text1"/>
          <w:szCs w:val="23"/>
        </w:rPr>
        <w:t>dawalat</w:t>
      </w:r>
      <w:proofErr w:type="spellEnd"/>
      <w:r w:rsidRPr="00CB5966">
        <w:rPr>
          <w:rFonts w:ascii="Times" w:hAnsi="Times" w:cs="Times"/>
          <w:color w:val="000000" w:themeColor="text1"/>
          <w:szCs w:val="23"/>
        </w:rPr>
        <w:t xml:space="preserve">). Others, however, claim that is more dangerous to join the Taliban than to remain an ordinary citizen. </w:t>
      </w:r>
      <w:proofErr w:type="gramStart"/>
      <w:r w:rsidRPr="00CB5966">
        <w:rPr>
          <w:rFonts w:ascii="Times" w:hAnsi="Times" w:cs="Times"/>
          <w:color w:val="000000" w:themeColor="text1"/>
          <w:szCs w:val="23"/>
        </w:rPr>
        <w:t>Which of the following statements most closely resembles your own view on the matter:</w:t>
      </w:r>
      <w:proofErr w:type="gramEnd"/>
    </w:p>
    <w:p w:rsidR="00007023" w:rsidRPr="00D92AE5" w:rsidRDefault="00007023"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p>
    <w:p w:rsidR="001D45D4" w:rsidRPr="00D92AE5" w:rsidRDefault="00CB5966"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sidRPr="00CB5966">
        <w:rPr>
          <w:rFonts w:ascii="Times" w:hAnsi="Times" w:cs="Times"/>
          <w:color w:val="000000" w:themeColor="text1"/>
          <w:szCs w:val="23"/>
        </w:rPr>
        <w:t>5—</w:t>
      </w:r>
      <w:proofErr w:type="gramStart"/>
      <w:r w:rsidRPr="00CB5966">
        <w:rPr>
          <w:rFonts w:ascii="Times" w:hAnsi="Times" w:cs="Times"/>
          <w:color w:val="000000" w:themeColor="text1"/>
          <w:szCs w:val="23"/>
        </w:rPr>
        <w:t>It</w:t>
      </w:r>
      <w:proofErr w:type="gramEnd"/>
      <w:r w:rsidRPr="00CB5966">
        <w:rPr>
          <w:rFonts w:ascii="Times" w:hAnsi="Times" w:cs="Times"/>
          <w:color w:val="000000" w:themeColor="text1"/>
          <w:szCs w:val="23"/>
        </w:rPr>
        <w:t xml:space="preserve"> is far more dangerous to remain an ordinary citizen than to join the Taliban in my area</w:t>
      </w:r>
    </w:p>
    <w:p w:rsidR="001D45D4" w:rsidRPr="00D92AE5" w:rsidRDefault="00CB5966"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sidRPr="00CB5966">
        <w:rPr>
          <w:rFonts w:ascii="Times" w:hAnsi="Times" w:cs="Times"/>
          <w:color w:val="000000" w:themeColor="text1"/>
          <w:szCs w:val="23"/>
        </w:rPr>
        <w:t>4—</w:t>
      </w:r>
      <w:proofErr w:type="gramStart"/>
      <w:r w:rsidRPr="00CB5966">
        <w:rPr>
          <w:rFonts w:ascii="Times" w:hAnsi="Times" w:cs="Times"/>
          <w:color w:val="000000" w:themeColor="text1"/>
          <w:szCs w:val="23"/>
        </w:rPr>
        <w:t>It</w:t>
      </w:r>
      <w:proofErr w:type="gramEnd"/>
      <w:r w:rsidRPr="00CB5966">
        <w:rPr>
          <w:rFonts w:ascii="Times" w:hAnsi="Times" w:cs="Times"/>
          <w:color w:val="000000" w:themeColor="text1"/>
          <w:szCs w:val="23"/>
        </w:rPr>
        <w:t xml:space="preserve"> is somewhat more dangerous to remain an ordinary citizen than to join the Taliban in my area</w:t>
      </w:r>
    </w:p>
    <w:p w:rsidR="001D45D4" w:rsidRPr="00D92AE5" w:rsidRDefault="00CB5966"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sidRPr="00CB5966">
        <w:rPr>
          <w:rFonts w:ascii="Times" w:hAnsi="Times" w:cs="Times"/>
          <w:color w:val="000000" w:themeColor="text1"/>
          <w:szCs w:val="23"/>
        </w:rPr>
        <w:t>3—</w:t>
      </w:r>
      <w:proofErr w:type="gramStart"/>
      <w:r w:rsidRPr="00CB5966">
        <w:rPr>
          <w:rFonts w:ascii="Times" w:hAnsi="Times" w:cs="Times"/>
          <w:color w:val="000000" w:themeColor="text1"/>
          <w:szCs w:val="23"/>
        </w:rPr>
        <w:t>It</w:t>
      </w:r>
      <w:proofErr w:type="gramEnd"/>
      <w:r w:rsidRPr="00CB5966">
        <w:rPr>
          <w:rFonts w:ascii="Times" w:hAnsi="Times" w:cs="Times"/>
          <w:color w:val="000000" w:themeColor="text1"/>
          <w:szCs w:val="23"/>
        </w:rPr>
        <w:t xml:space="preserve"> is equally dangerous to be an ordinary citizen and to join the Taliban in my area</w:t>
      </w:r>
    </w:p>
    <w:p w:rsidR="001D45D4" w:rsidRPr="00D92AE5" w:rsidRDefault="00CB5966"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sidRPr="00CB5966">
        <w:rPr>
          <w:rFonts w:ascii="Times" w:hAnsi="Times" w:cs="Times"/>
          <w:color w:val="000000" w:themeColor="text1"/>
          <w:szCs w:val="23"/>
        </w:rPr>
        <w:t>2—</w:t>
      </w:r>
      <w:proofErr w:type="gramStart"/>
      <w:r w:rsidRPr="00CB5966">
        <w:rPr>
          <w:rFonts w:ascii="Times" w:hAnsi="Times" w:cs="Times"/>
          <w:color w:val="000000" w:themeColor="text1"/>
          <w:szCs w:val="23"/>
        </w:rPr>
        <w:t>It</w:t>
      </w:r>
      <w:proofErr w:type="gramEnd"/>
      <w:r w:rsidRPr="00CB5966">
        <w:rPr>
          <w:rFonts w:ascii="Times" w:hAnsi="Times" w:cs="Times"/>
          <w:color w:val="000000" w:themeColor="text1"/>
          <w:szCs w:val="23"/>
        </w:rPr>
        <w:t xml:space="preserve"> is somewhat more dangerous to join the Taliban than to remain an </w:t>
      </w:r>
      <w:proofErr w:type="spellStart"/>
      <w:r w:rsidRPr="00CB5966">
        <w:rPr>
          <w:rFonts w:ascii="Times" w:hAnsi="Times" w:cs="Times"/>
          <w:color w:val="000000" w:themeColor="text1"/>
          <w:szCs w:val="23"/>
        </w:rPr>
        <w:t>ordi</w:t>
      </w:r>
      <w:proofErr w:type="spellEnd"/>
      <w:r w:rsidRPr="00CB5966">
        <w:rPr>
          <w:rFonts w:ascii="Times" w:hAnsi="Times" w:cs="Times"/>
          <w:color w:val="000000" w:themeColor="text1"/>
          <w:szCs w:val="23"/>
        </w:rPr>
        <w:t>- nary citizen in my area</w:t>
      </w:r>
    </w:p>
    <w:p w:rsidR="001D45D4" w:rsidRPr="00D92AE5" w:rsidRDefault="00CB5966"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sidRPr="00CB5966">
        <w:rPr>
          <w:rFonts w:ascii="Times" w:hAnsi="Times" w:cs="Times"/>
          <w:color w:val="000000" w:themeColor="text1"/>
          <w:szCs w:val="23"/>
        </w:rPr>
        <w:t>1—It is far more dangerous join the Taliban than to remain an ordinary citizen in my area</w:t>
      </w:r>
    </w:p>
    <w:p w:rsidR="00C93248" w:rsidRDefault="00C93248"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p>
    <w:p w:rsidR="00C93248" w:rsidRDefault="00C93248"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r>
        <w:rPr>
          <w:rFonts w:ascii="Times" w:hAnsi="Times" w:cs="Monaco"/>
          <w:color w:val="000000" w:themeColor="text1"/>
          <w:szCs w:val="23"/>
        </w:rPr>
        <w:t xml:space="preserve">98. Refused </w:t>
      </w:r>
    </w:p>
    <w:p w:rsidR="004A4144" w:rsidRPr="00D92AE5" w:rsidRDefault="00C93248"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r>
        <w:rPr>
          <w:rFonts w:ascii="Times" w:hAnsi="Times" w:cs="Monaco"/>
          <w:color w:val="000000" w:themeColor="text1"/>
          <w:szCs w:val="23"/>
        </w:rPr>
        <w:t xml:space="preserve">99. Don’t know </w:t>
      </w:r>
      <w:r w:rsidR="00CB5966" w:rsidRPr="00CB5966">
        <w:rPr>
          <w:rFonts w:ascii="Times" w:hAnsi="Times" w:cs="Monaco"/>
          <w:color w:val="000000" w:themeColor="text1"/>
          <w:szCs w:val="23"/>
        </w:rPr>
        <w:br w:type="page"/>
      </w:r>
    </w:p>
    <w:p w:rsidR="001D45D4" w:rsidRPr="00D92AE5" w:rsidRDefault="00CB5966"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sidRPr="00CB5966">
        <w:rPr>
          <w:rFonts w:ascii="Times" w:hAnsi="Times" w:cs="Monaco"/>
          <w:color w:val="000000" w:themeColor="text1"/>
          <w:szCs w:val="23"/>
        </w:rPr>
        <w:t xml:space="preserve">6.4 </w:t>
      </w:r>
      <w:r w:rsidRPr="00CB5966">
        <w:rPr>
          <w:rFonts w:ascii="Times" w:hAnsi="Times" w:cs="Times"/>
          <w:color w:val="000000" w:themeColor="text1"/>
          <w:szCs w:val="23"/>
        </w:rPr>
        <w:t xml:space="preserve">Some say that it is more dangerous to be an ordinary citizen in your area today than to be a member of the Afghan National Army. Others, however, claim that is more dangerous to join the Afghan National Army than to remain an ordinary citizen. </w:t>
      </w:r>
      <w:proofErr w:type="gramStart"/>
      <w:r w:rsidRPr="00CB5966">
        <w:rPr>
          <w:rFonts w:ascii="Times" w:hAnsi="Times" w:cs="Times"/>
          <w:color w:val="000000" w:themeColor="text1"/>
          <w:szCs w:val="23"/>
        </w:rPr>
        <w:t>Which of the following statements most closely resembles your own view on the matter:</w:t>
      </w:r>
      <w:proofErr w:type="gramEnd"/>
    </w:p>
    <w:p w:rsidR="00007023" w:rsidRPr="00D92AE5" w:rsidRDefault="00007023"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p>
    <w:p w:rsidR="001D45D4" w:rsidRPr="00D92AE5" w:rsidRDefault="00CB5966"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sidRPr="00CB5966">
        <w:rPr>
          <w:rFonts w:ascii="Times" w:hAnsi="Times" w:cs="Times"/>
          <w:color w:val="000000" w:themeColor="text1"/>
          <w:szCs w:val="23"/>
        </w:rPr>
        <w:t>5—</w:t>
      </w:r>
      <w:proofErr w:type="gramStart"/>
      <w:r w:rsidRPr="00CB5966">
        <w:rPr>
          <w:rFonts w:ascii="Times" w:hAnsi="Times" w:cs="Times"/>
          <w:color w:val="000000" w:themeColor="text1"/>
          <w:szCs w:val="23"/>
        </w:rPr>
        <w:t>It</w:t>
      </w:r>
      <w:proofErr w:type="gramEnd"/>
      <w:r w:rsidRPr="00CB5966">
        <w:rPr>
          <w:rFonts w:ascii="Times" w:hAnsi="Times" w:cs="Times"/>
          <w:color w:val="000000" w:themeColor="text1"/>
          <w:szCs w:val="23"/>
        </w:rPr>
        <w:t xml:space="preserve"> is far more dangerous to remain an ordinary citizen than to join the Afghan National Army in my area</w:t>
      </w:r>
    </w:p>
    <w:p w:rsidR="001D45D4" w:rsidRPr="00D92AE5" w:rsidRDefault="00CB5966"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sidRPr="00CB5966">
        <w:rPr>
          <w:rFonts w:ascii="Times" w:hAnsi="Times" w:cs="Times"/>
          <w:color w:val="000000" w:themeColor="text1"/>
          <w:szCs w:val="23"/>
        </w:rPr>
        <w:t>4—</w:t>
      </w:r>
      <w:proofErr w:type="gramStart"/>
      <w:r w:rsidRPr="00CB5966">
        <w:rPr>
          <w:rFonts w:ascii="Times" w:hAnsi="Times" w:cs="Times"/>
          <w:color w:val="000000" w:themeColor="text1"/>
          <w:szCs w:val="23"/>
        </w:rPr>
        <w:t>It</w:t>
      </w:r>
      <w:proofErr w:type="gramEnd"/>
      <w:r w:rsidRPr="00CB5966">
        <w:rPr>
          <w:rFonts w:ascii="Times" w:hAnsi="Times" w:cs="Times"/>
          <w:color w:val="000000" w:themeColor="text1"/>
          <w:szCs w:val="23"/>
        </w:rPr>
        <w:t xml:space="preserve"> is somewhat more dangerous to remain an ordinary citizen than to join the Afghan National Army in my area</w:t>
      </w:r>
    </w:p>
    <w:p w:rsidR="001D45D4" w:rsidRPr="00D92AE5" w:rsidRDefault="00CB5966"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sidRPr="00CB5966">
        <w:rPr>
          <w:rFonts w:ascii="Times" w:hAnsi="Times" w:cs="Times"/>
          <w:color w:val="000000" w:themeColor="text1"/>
          <w:szCs w:val="23"/>
        </w:rPr>
        <w:t>3—</w:t>
      </w:r>
      <w:proofErr w:type="gramStart"/>
      <w:r w:rsidRPr="00CB5966">
        <w:rPr>
          <w:rFonts w:ascii="Times" w:hAnsi="Times" w:cs="Times"/>
          <w:color w:val="000000" w:themeColor="text1"/>
          <w:szCs w:val="23"/>
        </w:rPr>
        <w:t>It</w:t>
      </w:r>
      <w:proofErr w:type="gramEnd"/>
      <w:r w:rsidRPr="00CB5966">
        <w:rPr>
          <w:rFonts w:ascii="Times" w:hAnsi="Times" w:cs="Times"/>
          <w:color w:val="000000" w:themeColor="text1"/>
          <w:szCs w:val="23"/>
        </w:rPr>
        <w:t xml:space="preserve"> is equally dangerous to be an ordinary citizen and to join the Afghan National Army in my area</w:t>
      </w:r>
    </w:p>
    <w:p w:rsidR="001D45D4" w:rsidRPr="00D92AE5" w:rsidRDefault="00CB5966"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sidRPr="00CB5966">
        <w:rPr>
          <w:rFonts w:ascii="Times" w:hAnsi="Times" w:cs="Times"/>
          <w:color w:val="000000" w:themeColor="text1"/>
          <w:szCs w:val="23"/>
        </w:rPr>
        <w:t>2—</w:t>
      </w:r>
      <w:proofErr w:type="gramStart"/>
      <w:r w:rsidRPr="00CB5966">
        <w:rPr>
          <w:rFonts w:ascii="Times" w:hAnsi="Times" w:cs="Times"/>
          <w:color w:val="000000" w:themeColor="text1"/>
          <w:szCs w:val="23"/>
        </w:rPr>
        <w:t>It</w:t>
      </w:r>
      <w:proofErr w:type="gramEnd"/>
      <w:r w:rsidRPr="00CB5966">
        <w:rPr>
          <w:rFonts w:ascii="Times" w:hAnsi="Times" w:cs="Times"/>
          <w:color w:val="000000" w:themeColor="text1"/>
          <w:szCs w:val="23"/>
        </w:rPr>
        <w:t xml:space="preserve"> is somewhat more dangerous to join the Afghan National Army than to remain an ordinary citizen in my area</w:t>
      </w:r>
    </w:p>
    <w:p w:rsidR="001D45D4" w:rsidRPr="00D92AE5" w:rsidRDefault="00CB5966"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sidRPr="00CB5966">
        <w:rPr>
          <w:rFonts w:ascii="Times" w:hAnsi="Times" w:cs="Times"/>
          <w:color w:val="000000" w:themeColor="text1"/>
          <w:szCs w:val="23"/>
        </w:rPr>
        <w:t>1—It is far more dangerous join the Afghan National Army than to remain an ordinary citizen in my area</w:t>
      </w:r>
    </w:p>
    <w:p w:rsidR="004A4144" w:rsidRDefault="00C93248"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r>
        <w:rPr>
          <w:rFonts w:ascii="Times" w:hAnsi="Times" w:cs="Monaco"/>
          <w:color w:val="000000" w:themeColor="text1"/>
          <w:szCs w:val="23"/>
        </w:rPr>
        <w:t xml:space="preserve">98. Refused </w:t>
      </w:r>
    </w:p>
    <w:p w:rsidR="00C93248" w:rsidRDefault="00C93248"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olor w:val="000000" w:themeColor="text1"/>
          <w:szCs w:val="23"/>
          <w:rtl/>
          <w:lang w:bidi="ps-AF"/>
        </w:rPr>
      </w:pPr>
      <w:r>
        <w:rPr>
          <w:rFonts w:ascii="Times" w:hAnsi="Times" w:cs="Monaco"/>
          <w:color w:val="000000" w:themeColor="text1"/>
          <w:szCs w:val="23"/>
        </w:rPr>
        <w:t xml:space="preserve">99. Don’t know </w:t>
      </w:r>
    </w:p>
    <w:p w:rsidR="0008683B" w:rsidRPr="0008683B" w:rsidRDefault="0008683B"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olor w:val="000000" w:themeColor="text1"/>
          <w:szCs w:val="23"/>
          <w:lang w:bidi="ps-AF"/>
        </w:rPr>
      </w:pPr>
    </w:p>
    <w:p w:rsidR="001D45D4" w:rsidRDefault="00CB5966"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tl/>
          <w:lang w:bidi="ps-AF"/>
        </w:rPr>
      </w:pPr>
      <w:r w:rsidRPr="00CB5966">
        <w:rPr>
          <w:rFonts w:ascii="Times" w:hAnsi="Times" w:cs="Monaco"/>
          <w:color w:val="000000" w:themeColor="text1"/>
          <w:szCs w:val="23"/>
        </w:rPr>
        <w:t xml:space="preserve">6.5 </w:t>
      </w:r>
      <w:r w:rsidRPr="00CB5966">
        <w:rPr>
          <w:rFonts w:ascii="Times" w:hAnsi="Times" w:cs="Times"/>
          <w:color w:val="000000" w:themeColor="text1"/>
          <w:szCs w:val="23"/>
        </w:rPr>
        <w:t xml:space="preserve">Some people argue that aid from international donors has played a positive role in developing Afghanistan by improving roads, schools, and access to electricity. Others argue, however, that this aid has made little difference to the daily lives of citizens and has only increased corruption and fighting in the country. </w:t>
      </w:r>
      <w:proofErr w:type="gramStart"/>
      <w:r w:rsidRPr="00CB5966">
        <w:rPr>
          <w:rFonts w:ascii="Times" w:hAnsi="Times" w:cs="Times"/>
          <w:color w:val="000000" w:themeColor="text1"/>
          <w:szCs w:val="23"/>
        </w:rPr>
        <w:t>Which of the following statements most closely resembles your own view on the matter:</w:t>
      </w:r>
      <w:proofErr w:type="gramEnd"/>
    </w:p>
    <w:p w:rsidR="00944932" w:rsidRPr="00D92AE5" w:rsidRDefault="00944932"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lang w:bidi="ps-AF"/>
        </w:rPr>
      </w:pPr>
    </w:p>
    <w:p w:rsidR="001D45D4" w:rsidRPr="00D92AE5" w:rsidRDefault="00CB5966"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sidRPr="00CB5966">
        <w:rPr>
          <w:rFonts w:ascii="Times" w:hAnsi="Times" w:cs="Times"/>
          <w:color w:val="000000" w:themeColor="text1"/>
          <w:szCs w:val="23"/>
        </w:rPr>
        <w:t>5—Aid from international donors has greatly improved my standard of living</w:t>
      </w:r>
    </w:p>
    <w:p w:rsidR="001D45D4" w:rsidRPr="00D92AE5" w:rsidRDefault="00CB5966"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sidRPr="00CB5966">
        <w:rPr>
          <w:rFonts w:ascii="Times" w:hAnsi="Times" w:cs="Times"/>
          <w:color w:val="000000" w:themeColor="text1"/>
          <w:szCs w:val="23"/>
        </w:rPr>
        <w:t>4—Aid from international donors has somewhat improved my standard of living</w:t>
      </w:r>
    </w:p>
    <w:p w:rsidR="001D45D4" w:rsidRPr="00D92AE5" w:rsidRDefault="00CB5966"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sidRPr="00CB5966">
        <w:rPr>
          <w:rFonts w:ascii="Times" w:hAnsi="Times" w:cs="Times"/>
          <w:color w:val="000000" w:themeColor="text1"/>
          <w:szCs w:val="23"/>
        </w:rPr>
        <w:t>3—Aid from international donors has had no real impact on my standard of living</w:t>
      </w:r>
    </w:p>
    <w:p w:rsidR="001D45D4" w:rsidRPr="00D92AE5" w:rsidRDefault="00CB5966"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sidRPr="00CB5966">
        <w:rPr>
          <w:rFonts w:ascii="Times" w:hAnsi="Times" w:cs="Times"/>
          <w:color w:val="000000" w:themeColor="text1"/>
          <w:szCs w:val="23"/>
        </w:rPr>
        <w:t>2—Aid from international donors has somewhat worsened my standard of living</w:t>
      </w:r>
    </w:p>
    <w:p w:rsidR="004A4144" w:rsidRPr="00D92AE5" w:rsidRDefault="00CB5966" w:rsidP="0000702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r w:rsidRPr="00CB5966">
        <w:rPr>
          <w:rFonts w:ascii="Times" w:hAnsi="Times" w:cs="Times"/>
          <w:color w:val="000000" w:themeColor="text1"/>
          <w:szCs w:val="23"/>
        </w:rPr>
        <w:t xml:space="preserve">1—Aid from international donors has greatly worsened my standard of living </w:t>
      </w:r>
    </w:p>
    <w:p w:rsidR="004A4144" w:rsidRDefault="00C93248" w:rsidP="004A414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r>
        <w:rPr>
          <w:rFonts w:ascii="Times" w:hAnsi="Times" w:cs="Monaco"/>
          <w:color w:val="000000" w:themeColor="text1"/>
          <w:szCs w:val="23"/>
        </w:rPr>
        <w:t xml:space="preserve">98. Refused </w:t>
      </w:r>
    </w:p>
    <w:p w:rsidR="00C93248" w:rsidRDefault="00C93248" w:rsidP="004A414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r>
        <w:rPr>
          <w:rFonts w:ascii="Times" w:hAnsi="Times" w:cs="Monaco"/>
          <w:color w:val="000000" w:themeColor="text1"/>
          <w:szCs w:val="23"/>
        </w:rPr>
        <w:t xml:space="preserve">99. Don’t know </w:t>
      </w:r>
    </w:p>
    <w:p w:rsidR="00944932" w:rsidRPr="00D92AE5" w:rsidRDefault="00944932" w:rsidP="004A414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p>
    <w:p w:rsidR="00007023" w:rsidRPr="00D92AE5" w:rsidRDefault="00CB5966"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sidRPr="00CB5966">
        <w:rPr>
          <w:rFonts w:ascii="Times" w:hAnsi="Times" w:cs="Monaco"/>
          <w:color w:val="000000" w:themeColor="text1"/>
          <w:szCs w:val="23"/>
        </w:rPr>
        <w:t xml:space="preserve">6.6 </w:t>
      </w:r>
      <w:r w:rsidRPr="00CB5966">
        <w:rPr>
          <w:rFonts w:ascii="Times" w:hAnsi="Times" w:cs="Times"/>
          <w:color w:val="000000" w:themeColor="text1"/>
          <w:szCs w:val="23"/>
        </w:rPr>
        <w:t xml:space="preserve">In your view, how often do foreign forces take precautions to avoid killing or injuring innocent civilians during their military operations? </w:t>
      </w:r>
    </w:p>
    <w:p w:rsidR="00007023" w:rsidRPr="00D92AE5" w:rsidRDefault="00CB5966"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sidRPr="00CB5966">
        <w:rPr>
          <w:rFonts w:ascii="Times" w:hAnsi="Times" w:cs="Times"/>
          <w:color w:val="000000" w:themeColor="text1"/>
          <w:szCs w:val="23"/>
        </w:rPr>
        <w:t>4—</w:t>
      </w:r>
      <w:proofErr w:type="gramStart"/>
      <w:r w:rsidRPr="00CB5966">
        <w:rPr>
          <w:rFonts w:ascii="Times" w:hAnsi="Times" w:cs="Times"/>
          <w:color w:val="000000" w:themeColor="text1"/>
          <w:szCs w:val="23"/>
        </w:rPr>
        <w:t>Foreign</w:t>
      </w:r>
      <w:proofErr w:type="gramEnd"/>
      <w:r w:rsidRPr="00CB5966">
        <w:rPr>
          <w:rFonts w:ascii="Times" w:hAnsi="Times" w:cs="Times"/>
          <w:color w:val="000000" w:themeColor="text1"/>
          <w:szCs w:val="23"/>
        </w:rPr>
        <w:t xml:space="preserve"> forces always take precautions </w:t>
      </w:r>
    </w:p>
    <w:p w:rsidR="00007023" w:rsidRPr="00D92AE5" w:rsidRDefault="00CB5966"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sidRPr="00CB5966">
        <w:rPr>
          <w:rFonts w:ascii="Times" w:hAnsi="Times" w:cs="Times"/>
          <w:color w:val="000000" w:themeColor="text1"/>
          <w:szCs w:val="23"/>
        </w:rPr>
        <w:t>3—</w:t>
      </w:r>
      <w:proofErr w:type="gramStart"/>
      <w:r w:rsidRPr="00CB5966">
        <w:rPr>
          <w:rFonts w:ascii="Times" w:hAnsi="Times" w:cs="Times"/>
          <w:color w:val="000000" w:themeColor="text1"/>
          <w:szCs w:val="23"/>
        </w:rPr>
        <w:t>Foreign</w:t>
      </w:r>
      <w:proofErr w:type="gramEnd"/>
      <w:r w:rsidRPr="00CB5966">
        <w:rPr>
          <w:rFonts w:ascii="Times" w:hAnsi="Times" w:cs="Times"/>
          <w:color w:val="000000" w:themeColor="text1"/>
          <w:szCs w:val="23"/>
        </w:rPr>
        <w:t xml:space="preserve"> forces sometimes take precautions </w:t>
      </w:r>
    </w:p>
    <w:p w:rsidR="001D45D4" w:rsidRPr="00D92AE5" w:rsidRDefault="00CB5966"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sidRPr="00CB5966">
        <w:rPr>
          <w:rFonts w:ascii="Times" w:hAnsi="Times" w:cs="Times"/>
          <w:color w:val="000000" w:themeColor="text1"/>
          <w:szCs w:val="23"/>
        </w:rPr>
        <w:t>2—</w:t>
      </w:r>
      <w:proofErr w:type="gramStart"/>
      <w:r w:rsidRPr="00CB5966">
        <w:rPr>
          <w:rFonts w:ascii="Times" w:hAnsi="Times" w:cs="Times"/>
          <w:color w:val="000000" w:themeColor="text1"/>
          <w:szCs w:val="23"/>
        </w:rPr>
        <w:t>Foreign</w:t>
      </w:r>
      <w:proofErr w:type="gramEnd"/>
      <w:r w:rsidRPr="00CB5966">
        <w:rPr>
          <w:rFonts w:ascii="Times" w:hAnsi="Times" w:cs="Times"/>
          <w:color w:val="000000" w:themeColor="text1"/>
          <w:szCs w:val="23"/>
        </w:rPr>
        <w:t xml:space="preserve"> forces rarely take precautions</w:t>
      </w:r>
    </w:p>
    <w:p w:rsidR="004A4144" w:rsidRPr="00D92AE5" w:rsidRDefault="00CB5966"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r w:rsidRPr="00CB5966">
        <w:rPr>
          <w:rFonts w:ascii="Times" w:hAnsi="Times" w:cs="Times"/>
          <w:color w:val="000000" w:themeColor="text1"/>
          <w:szCs w:val="23"/>
        </w:rPr>
        <w:t>1—</w:t>
      </w:r>
      <w:proofErr w:type="gramStart"/>
      <w:r w:rsidRPr="00CB5966">
        <w:rPr>
          <w:rFonts w:ascii="Times" w:hAnsi="Times" w:cs="Times"/>
          <w:color w:val="000000" w:themeColor="text1"/>
          <w:szCs w:val="23"/>
        </w:rPr>
        <w:t>Foreign</w:t>
      </w:r>
      <w:proofErr w:type="gramEnd"/>
      <w:r w:rsidRPr="00CB5966">
        <w:rPr>
          <w:rFonts w:ascii="Times" w:hAnsi="Times" w:cs="Times"/>
          <w:color w:val="000000" w:themeColor="text1"/>
          <w:szCs w:val="23"/>
        </w:rPr>
        <w:t xml:space="preserve"> forces never take precautions</w:t>
      </w:r>
    </w:p>
    <w:p w:rsidR="004A4144" w:rsidRDefault="00C93248"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r>
        <w:rPr>
          <w:rFonts w:ascii="Times" w:hAnsi="Times" w:cs="Monaco"/>
          <w:color w:val="000000" w:themeColor="text1"/>
          <w:szCs w:val="23"/>
        </w:rPr>
        <w:t xml:space="preserve">98. Refused </w:t>
      </w:r>
    </w:p>
    <w:p w:rsidR="00C93248" w:rsidRDefault="00C93248"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olor w:val="000000" w:themeColor="text1"/>
          <w:szCs w:val="23"/>
          <w:rtl/>
          <w:lang w:bidi="ps-AF"/>
        </w:rPr>
      </w:pPr>
      <w:r>
        <w:rPr>
          <w:rFonts w:ascii="Times" w:hAnsi="Times" w:cs="Monaco"/>
          <w:color w:val="000000" w:themeColor="text1"/>
          <w:szCs w:val="23"/>
        </w:rPr>
        <w:t xml:space="preserve">99. Don’t know </w:t>
      </w:r>
    </w:p>
    <w:p w:rsidR="00944932" w:rsidRPr="00944932" w:rsidRDefault="00944932"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olor w:val="000000" w:themeColor="text1"/>
          <w:szCs w:val="23"/>
          <w:lang w:bidi="ps-AF"/>
        </w:rPr>
      </w:pPr>
    </w:p>
    <w:p w:rsidR="00007023" w:rsidRPr="00D92AE5" w:rsidRDefault="00CB5966"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sidRPr="00CB5966">
        <w:rPr>
          <w:rFonts w:ascii="Times" w:hAnsi="Times" w:cs="Monaco"/>
          <w:color w:val="000000" w:themeColor="text1"/>
          <w:szCs w:val="23"/>
        </w:rPr>
        <w:t xml:space="preserve">6.7 </w:t>
      </w:r>
      <w:r w:rsidRPr="00CB5966">
        <w:rPr>
          <w:rFonts w:ascii="Times" w:hAnsi="Times" w:cs="Times"/>
          <w:color w:val="000000" w:themeColor="text1"/>
          <w:szCs w:val="23"/>
        </w:rPr>
        <w:t xml:space="preserve">In your view, how often do Taliban forces take precautions to avoid killing or injuring innocent civilians during their operations? </w:t>
      </w:r>
    </w:p>
    <w:p w:rsidR="00007023" w:rsidRPr="00D92AE5" w:rsidRDefault="00007023"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p>
    <w:p w:rsidR="00007023" w:rsidRPr="00D92AE5" w:rsidRDefault="00CB5966"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sidRPr="00CB5966">
        <w:rPr>
          <w:rFonts w:ascii="Times" w:hAnsi="Times" w:cs="Times"/>
          <w:color w:val="000000" w:themeColor="text1"/>
          <w:szCs w:val="23"/>
        </w:rPr>
        <w:t xml:space="preserve">4—The Taliban always take precautions </w:t>
      </w:r>
    </w:p>
    <w:p w:rsidR="00007023" w:rsidRPr="00D92AE5" w:rsidRDefault="00CB5966"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sidRPr="00CB5966">
        <w:rPr>
          <w:rFonts w:ascii="Times" w:hAnsi="Times" w:cs="Times"/>
          <w:color w:val="000000" w:themeColor="text1"/>
          <w:szCs w:val="23"/>
        </w:rPr>
        <w:lastRenderedPageBreak/>
        <w:t xml:space="preserve">3—The Taliban sometimes take precautions </w:t>
      </w:r>
    </w:p>
    <w:p w:rsidR="00007023" w:rsidRPr="00D92AE5" w:rsidRDefault="00CB5966"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sidRPr="00CB5966">
        <w:rPr>
          <w:rFonts w:ascii="Times" w:hAnsi="Times" w:cs="Times"/>
          <w:color w:val="000000" w:themeColor="text1"/>
          <w:szCs w:val="23"/>
        </w:rPr>
        <w:t xml:space="preserve">2—The Taliban rarely take precautions </w:t>
      </w:r>
    </w:p>
    <w:p w:rsidR="001D45D4" w:rsidRPr="00D92AE5" w:rsidRDefault="00CB5966"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sidRPr="00CB5966">
        <w:rPr>
          <w:rFonts w:ascii="Times" w:hAnsi="Times" w:cs="Times"/>
          <w:color w:val="000000" w:themeColor="text1"/>
          <w:szCs w:val="23"/>
        </w:rPr>
        <w:t>1—The Taliban never take precautions</w:t>
      </w:r>
    </w:p>
    <w:p w:rsidR="004A4144" w:rsidRDefault="00C93248"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r>
        <w:rPr>
          <w:rFonts w:ascii="Times" w:hAnsi="Times" w:cs="Monaco"/>
          <w:color w:val="000000" w:themeColor="text1"/>
          <w:szCs w:val="23"/>
        </w:rPr>
        <w:t xml:space="preserve">98. Refused </w:t>
      </w:r>
    </w:p>
    <w:p w:rsidR="00C93248" w:rsidRDefault="00C93248"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olor w:val="000000" w:themeColor="text1"/>
          <w:szCs w:val="23"/>
          <w:rtl/>
          <w:lang w:bidi="ps-AF"/>
        </w:rPr>
      </w:pPr>
      <w:r>
        <w:rPr>
          <w:rFonts w:ascii="Times" w:hAnsi="Times" w:cs="Monaco"/>
          <w:color w:val="000000" w:themeColor="text1"/>
          <w:szCs w:val="23"/>
        </w:rPr>
        <w:t xml:space="preserve">99. Don’t know </w:t>
      </w:r>
    </w:p>
    <w:p w:rsidR="00944932" w:rsidRPr="00944932" w:rsidRDefault="00944932"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olor w:val="000000" w:themeColor="text1"/>
          <w:szCs w:val="23"/>
          <w:lang w:bidi="ps-AF"/>
        </w:rPr>
      </w:pPr>
    </w:p>
    <w:p w:rsidR="001D45D4" w:rsidRPr="00D92AE5" w:rsidRDefault="00CB5966"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sidRPr="00CB5966">
        <w:rPr>
          <w:rFonts w:ascii="Times" w:hAnsi="Times" w:cs="Monaco"/>
          <w:color w:val="000000" w:themeColor="text1"/>
          <w:szCs w:val="23"/>
        </w:rPr>
        <w:t xml:space="preserve">6.8 </w:t>
      </w:r>
      <w:r w:rsidRPr="00CB5966">
        <w:rPr>
          <w:rFonts w:ascii="Times" w:hAnsi="Times" w:cs="Times"/>
          <w:color w:val="000000" w:themeColor="text1"/>
          <w:szCs w:val="23"/>
        </w:rPr>
        <w:t xml:space="preserve">To what extent do you agree with the following statement: “I feel powerless in my daily life because I am trapped between the Taliban and foreign </w:t>
      </w:r>
      <w:proofErr w:type="gramStart"/>
      <w:r w:rsidRPr="00CB5966">
        <w:rPr>
          <w:rFonts w:ascii="Times" w:hAnsi="Times" w:cs="Times"/>
          <w:color w:val="000000" w:themeColor="text1"/>
          <w:szCs w:val="23"/>
        </w:rPr>
        <w:t>forces.</w:t>
      </w:r>
      <w:proofErr w:type="gramEnd"/>
      <w:r w:rsidRPr="00CB5966">
        <w:rPr>
          <w:rFonts w:ascii="Times" w:hAnsi="Times" w:cs="Times"/>
          <w:color w:val="000000" w:themeColor="text1"/>
          <w:szCs w:val="23"/>
        </w:rPr>
        <w:t>”</w:t>
      </w:r>
    </w:p>
    <w:p w:rsidR="00007023" w:rsidRPr="00D92AE5" w:rsidRDefault="00007023"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p>
    <w:p w:rsidR="00007023" w:rsidRPr="00D92AE5" w:rsidRDefault="00CB5966"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sidRPr="00CB5966">
        <w:rPr>
          <w:rFonts w:ascii="Times" w:hAnsi="Times" w:cs="Times"/>
          <w:color w:val="000000" w:themeColor="text1"/>
          <w:szCs w:val="23"/>
        </w:rPr>
        <w:t>4—</w:t>
      </w:r>
      <w:proofErr w:type="gramStart"/>
      <w:r w:rsidRPr="00CB5966">
        <w:rPr>
          <w:rFonts w:ascii="Times" w:hAnsi="Times" w:cs="Times"/>
          <w:color w:val="000000" w:themeColor="text1"/>
          <w:szCs w:val="23"/>
        </w:rPr>
        <w:t>This</w:t>
      </w:r>
      <w:proofErr w:type="gramEnd"/>
      <w:r w:rsidRPr="00CB5966">
        <w:rPr>
          <w:rFonts w:ascii="Times" w:hAnsi="Times" w:cs="Times"/>
          <w:color w:val="000000" w:themeColor="text1"/>
          <w:szCs w:val="23"/>
        </w:rPr>
        <w:t xml:space="preserve"> statement completely describes my current situation </w:t>
      </w:r>
    </w:p>
    <w:p w:rsidR="00007023" w:rsidRPr="00D92AE5" w:rsidRDefault="00CB5966"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sidRPr="00CB5966">
        <w:rPr>
          <w:rFonts w:ascii="Times" w:hAnsi="Times" w:cs="Times"/>
          <w:color w:val="000000" w:themeColor="text1"/>
          <w:szCs w:val="23"/>
        </w:rPr>
        <w:t>3—</w:t>
      </w:r>
      <w:proofErr w:type="gramStart"/>
      <w:r w:rsidRPr="00CB5966">
        <w:rPr>
          <w:rFonts w:ascii="Times" w:hAnsi="Times" w:cs="Times"/>
          <w:color w:val="000000" w:themeColor="text1"/>
          <w:szCs w:val="23"/>
        </w:rPr>
        <w:t>This</w:t>
      </w:r>
      <w:proofErr w:type="gramEnd"/>
      <w:r w:rsidRPr="00CB5966">
        <w:rPr>
          <w:rFonts w:ascii="Times" w:hAnsi="Times" w:cs="Times"/>
          <w:color w:val="000000" w:themeColor="text1"/>
          <w:szCs w:val="23"/>
        </w:rPr>
        <w:t xml:space="preserve"> statement mostly describes my current situation </w:t>
      </w:r>
    </w:p>
    <w:p w:rsidR="00007023" w:rsidRPr="00D92AE5" w:rsidRDefault="00CB5966"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sidRPr="00CB5966">
        <w:rPr>
          <w:rFonts w:ascii="Times" w:hAnsi="Times" w:cs="Times"/>
          <w:color w:val="000000" w:themeColor="text1"/>
          <w:szCs w:val="23"/>
        </w:rPr>
        <w:t>2—</w:t>
      </w:r>
      <w:proofErr w:type="gramStart"/>
      <w:r w:rsidRPr="00CB5966">
        <w:rPr>
          <w:rFonts w:ascii="Times" w:hAnsi="Times" w:cs="Times"/>
          <w:color w:val="000000" w:themeColor="text1"/>
          <w:szCs w:val="23"/>
        </w:rPr>
        <w:t>This</w:t>
      </w:r>
      <w:proofErr w:type="gramEnd"/>
      <w:r w:rsidRPr="00CB5966">
        <w:rPr>
          <w:rFonts w:ascii="Times" w:hAnsi="Times" w:cs="Times"/>
          <w:color w:val="000000" w:themeColor="text1"/>
          <w:szCs w:val="23"/>
        </w:rPr>
        <w:t xml:space="preserve"> statement partly describes my current situation </w:t>
      </w:r>
    </w:p>
    <w:p w:rsidR="001D45D4" w:rsidRPr="00D92AE5" w:rsidRDefault="00CB5966"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sidRPr="00CB5966">
        <w:rPr>
          <w:rFonts w:ascii="Times" w:hAnsi="Times" w:cs="Times"/>
          <w:color w:val="000000" w:themeColor="text1"/>
          <w:szCs w:val="23"/>
        </w:rPr>
        <w:t>1—</w:t>
      </w:r>
      <w:proofErr w:type="gramStart"/>
      <w:r w:rsidRPr="00CB5966">
        <w:rPr>
          <w:rFonts w:ascii="Times" w:hAnsi="Times" w:cs="Times"/>
          <w:color w:val="000000" w:themeColor="text1"/>
          <w:szCs w:val="23"/>
        </w:rPr>
        <w:t>This</w:t>
      </w:r>
      <w:proofErr w:type="gramEnd"/>
      <w:r w:rsidRPr="00CB5966">
        <w:rPr>
          <w:rFonts w:ascii="Times" w:hAnsi="Times" w:cs="Times"/>
          <w:color w:val="000000" w:themeColor="text1"/>
          <w:szCs w:val="23"/>
        </w:rPr>
        <w:t xml:space="preserve"> statement does not reflect my current situation at all</w:t>
      </w:r>
    </w:p>
    <w:p w:rsidR="004A4144" w:rsidRDefault="00C93248"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Pr>
          <w:rFonts w:ascii="Times" w:hAnsi="Times" w:cs="Times"/>
          <w:color w:val="000000" w:themeColor="text1"/>
          <w:szCs w:val="23"/>
        </w:rPr>
        <w:t xml:space="preserve">98. Refused </w:t>
      </w:r>
    </w:p>
    <w:p w:rsidR="00C93248" w:rsidRDefault="00C93248"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tl/>
          <w:lang w:bidi="ps-AF"/>
        </w:rPr>
      </w:pPr>
      <w:r>
        <w:rPr>
          <w:rFonts w:ascii="Times" w:hAnsi="Times" w:cs="Times"/>
          <w:color w:val="000000" w:themeColor="text1"/>
          <w:szCs w:val="23"/>
        </w:rPr>
        <w:t xml:space="preserve">99. Don’t know </w:t>
      </w:r>
    </w:p>
    <w:p w:rsidR="00944932" w:rsidRPr="00D92AE5" w:rsidRDefault="00944932" w:rsidP="001D45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lang w:bidi="ps-AF"/>
        </w:rPr>
      </w:pPr>
    </w:p>
    <w:p w:rsidR="00427F80" w:rsidRDefault="00427F80" w:rsidP="00183A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 w:val="23"/>
          <w:szCs w:val="23"/>
        </w:rPr>
      </w:pPr>
    </w:p>
    <w:p w:rsidR="00427F80" w:rsidRDefault="00427F80" w:rsidP="00183A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 w:val="23"/>
          <w:szCs w:val="23"/>
        </w:rPr>
      </w:pPr>
      <w:r>
        <w:rPr>
          <w:rFonts w:ascii="Times" w:hAnsi="Times" w:cs="Times"/>
          <w:color w:val="000000" w:themeColor="text1"/>
          <w:sz w:val="23"/>
          <w:szCs w:val="23"/>
        </w:rPr>
        <w:t>6.10 I’m going to read you a list of events. Please tell me how many, not which ones, you would report to the local police if you witnessed…</w:t>
      </w:r>
    </w:p>
    <w:p w:rsidR="00427F80" w:rsidRDefault="00427F80" w:rsidP="00183A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 w:val="23"/>
          <w:szCs w:val="23"/>
        </w:rPr>
      </w:pPr>
    </w:p>
    <w:p w:rsidR="00427F80" w:rsidRDefault="00427F80" w:rsidP="00183A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 w:val="23"/>
          <w:szCs w:val="23"/>
        </w:rPr>
      </w:pPr>
      <w:r>
        <w:rPr>
          <w:rFonts w:ascii="Times" w:hAnsi="Times" w:cs="Times"/>
          <w:color w:val="000000" w:themeColor="text1"/>
          <w:sz w:val="23"/>
          <w:szCs w:val="23"/>
        </w:rPr>
        <w:t>A traffic accident</w:t>
      </w:r>
    </w:p>
    <w:p w:rsidR="00427F80" w:rsidRDefault="00427F80" w:rsidP="00183A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 w:val="23"/>
          <w:szCs w:val="23"/>
        </w:rPr>
      </w:pPr>
      <w:r>
        <w:rPr>
          <w:rFonts w:ascii="Times" w:hAnsi="Times" w:cs="Times"/>
          <w:color w:val="000000" w:themeColor="text1"/>
          <w:sz w:val="23"/>
          <w:szCs w:val="23"/>
        </w:rPr>
        <w:t>A home robbery</w:t>
      </w:r>
    </w:p>
    <w:p w:rsidR="00427F80" w:rsidRDefault="00427F80" w:rsidP="00183A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 w:val="23"/>
          <w:szCs w:val="23"/>
        </w:rPr>
      </w:pPr>
      <w:r>
        <w:rPr>
          <w:rFonts w:ascii="Times" w:hAnsi="Times" w:cs="Times"/>
          <w:color w:val="000000" w:themeColor="text1"/>
          <w:sz w:val="23"/>
          <w:szCs w:val="23"/>
        </w:rPr>
        <w:t>The murder of a family friend or member</w:t>
      </w:r>
    </w:p>
    <w:p w:rsidR="00427F80" w:rsidRDefault="00427F80" w:rsidP="00183A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 w:val="23"/>
          <w:szCs w:val="23"/>
        </w:rPr>
      </w:pPr>
      <w:r>
        <w:rPr>
          <w:rFonts w:ascii="Times" w:hAnsi="Times" w:cs="Times"/>
          <w:color w:val="000000" w:themeColor="text1"/>
          <w:sz w:val="23"/>
          <w:szCs w:val="23"/>
        </w:rPr>
        <w:t>The kidnapping of a family friend or member</w:t>
      </w:r>
    </w:p>
    <w:p w:rsidR="00E33D1A" w:rsidRDefault="00427F80" w:rsidP="00183A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 w:val="23"/>
          <w:szCs w:val="23"/>
        </w:rPr>
      </w:pPr>
      <w:r>
        <w:rPr>
          <w:rFonts w:ascii="Times" w:hAnsi="Times" w:cs="Times"/>
          <w:color w:val="000000" w:themeColor="text1"/>
          <w:sz w:val="23"/>
          <w:szCs w:val="23"/>
        </w:rPr>
        <w:t>The planting of a roadside bomb</w:t>
      </w:r>
    </w:p>
    <w:p w:rsidR="00427F80" w:rsidRDefault="00427F80" w:rsidP="00E33D1A">
      <w:pPr>
        <w:jc w:val="center"/>
        <w:rPr>
          <w:i/>
          <w:iCs/>
          <w:sz w:val="32"/>
          <w:szCs w:val="32"/>
        </w:rPr>
      </w:pPr>
    </w:p>
    <w:p w:rsidR="00427F80" w:rsidRDefault="00427F80" w:rsidP="00E33D1A">
      <w:pPr>
        <w:jc w:val="center"/>
        <w:rPr>
          <w:i/>
          <w:iCs/>
          <w:sz w:val="32"/>
          <w:szCs w:val="32"/>
        </w:rPr>
      </w:pPr>
    </w:p>
    <w:p w:rsidR="00427F80" w:rsidRDefault="00427F80" w:rsidP="00E33D1A">
      <w:pPr>
        <w:jc w:val="center"/>
        <w:rPr>
          <w:i/>
          <w:iCs/>
          <w:sz w:val="32"/>
          <w:szCs w:val="32"/>
        </w:rPr>
      </w:pPr>
    </w:p>
    <w:p w:rsidR="00427F80" w:rsidRDefault="00427F80" w:rsidP="00E33D1A">
      <w:pPr>
        <w:jc w:val="center"/>
        <w:rPr>
          <w:i/>
          <w:iCs/>
          <w:sz w:val="32"/>
          <w:szCs w:val="32"/>
        </w:rPr>
      </w:pPr>
    </w:p>
    <w:p w:rsidR="00427F80" w:rsidRDefault="00427F80" w:rsidP="00E33D1A">
      <w:pPr>
        <w:jc w:val="center"/>
        <w:rPr>
          <w:i/>
          <w:iCs/>
          <w:sz w:val="32"/>
          <w:szCs w:val="32"/>
        </w:rPr>
      </w:pPr>
    </w:p>
    <w:p w:rsidR="00427F80" w:rsidRDefault="00427F80" w:rsidP="00E33D1A">
      <w:pPr>
        <w:jc w:val="center"/>
        <w:rPr>
          <w:i/>
          <w:iCs/>
          <w:sz w:val="32"/>
          <w:szCs w:val="32"/>
        </w:rPr>
      </w:pPr>
    </w:p>
    <w:p w:rsidR="00E33D1A" w:rsidRDefault="00E33D1A" w:rsidP="00E33D1A">
      <w:pPr>
        <w:jc w:val="center"/>
        <w:rPr>
          <w:i/>
          <w:iCs/>
          <w:sz w:val="32"/>
          <w:szCs w:val="32"/>
        </w:rPr>
      </w:pPr>
    </w:p>
    <w:p w:rsidR="00E33D1A" w:rsidRPr="00E33D1A" w:rsidRDefault="00E33D1A" w:rsidP="00E33D1A">
      <w:pPr>
        <w:jc w:val="center"/>
        <w:rPr>
          <w:i/>
          <w:iCs/>
          <w:sz w:val="32"/>
          <w:szCs w:val="32"/>
        </w:rPr>
      </w:pPr>
      <w:r w:rsidRPr="00E33D1A">
        <w:rPr>
          <w:i/>
          <w:iCs/>
          <w:sz w:val="32"/>
          <w:szCs w:val="32"/>
        </w:rPr>
        <w:t>Thank you very much for your time taken</w:t>
      </w:r>
    </w:p>
    <w:p w:rsidR="00E33D1A" w:rsidRPr="00E33D1A" w:rsidRDefault="00E33D1A" w:rsidP="00E33D1A">
      <w:pPr>
        <w:jc w:val="center"/>
        <w:rPr>
          <w:i/>
          <w:iCs/>
          <w:sz w:val="32"/>
          <w:szCs w:val="32"/>
        </w:rPr>
      </w:pPr>
    </w:p>
    <w:p w:rsidR="00E33D1A" w:rsidRPr="00E33D1A" w:rsidRDefault="00E33D1A" w:rsidP="00E33D1A">
      <w:pPr>
        <w:pStyle w:val="ListParagraph"/>
        <w:widowControl w:val="0"/>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imes" w:hAnsi="Times" w:cs="Times"/>
          <w:i/>
          <w:iCs/>
          <w:color w:val="000000" w:themeColor="text1"/>
          <w:sz w:val="36"/>
          <w:szCs w:val="36"/>
        </w:rPr>
      </w:pPr>
      <w:r w:rsidRPr="00E33D1A">
        <w:rPr>
          <w:rFonts w:ascii="Times" w:hAnsi="Times" w:cs="Times"/>
          <w:i/>
          <w:iCs/>
          <w:color w:val="000000" w:themeColor="text1"/>
          <w:sz w:val="31"/>
          <w:szCs w:val="31"/>
        </w:rPr>
        <w:t>End    -</w:t>
      </w:r>
    </w:p>
    <w:p w:rsidR="00E33D1A" w:rsidRDefault="00E33D1A" w:rsidP="00E33D1A">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Times" w:hAnsi="Times" w:cs="Times"/>
          <w:color w:val="000000" w:themeColor="text1"/>
          <w:sz w:val="23"/>
          <w:szCs w:val="23"/>
        </w:rPr>
      </w:pPr>
    </w:p>
    <w:p w:rsidR="00E33D1A" w:rsidRDefault="00E33D1A" w:rsidP="00E33D1A">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Times" w:hAnsi="Times" w:cs="Times"/>
          <w:color w:val="000000" w:themeColor="text1"/>
          <w:sz w:val="23"/>
          <w:szCs w:val="23"/>
        </w:rPr>
      </w:pPr>
    </w:p>
    <w:p w:rsidR="00E33D1A" w:rsidRDefault="00E33D1A" w:rsidP="00E33D1A">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Times" w:hAnsi="Times" w:cs="Times"/>
          <w:color w:val="000000" w:themeColor="text1"/>
          <w:sz w:val="23"/>
          <w:szCs w:val="23"/>
        </w:rPr>
      </w:pPr>
    </w:p>
    <w:p w:rsidR="00E33D1A" w:rsidRDefault="00E33D1A" w:rsidP="00E33D1A">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Times" w:hAnsi="Times" w:cs="Times"/>
          <w:color w:val="000000" w:themeColor="text1"/>
          <w:sz w:val="23"/>
          <w:szCs w:val="23"/>
        </w:rPr>
      </w:pPr>
    </w:p>
    <w:p w:rsidR="00E33D1A" w:rsidRDefault="00E33D1A" w:rsidP="00E33D1A">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Times" w:hAnsi="Times" w:cs="Times"/>
          <w:color w:val="000000" w:themeColor="text1"/>
          <w:sz w:val="23"/>
          <w:szCs w:val="23"/>
        </w:rPr>
      </w:pPr>
    </w:p>
    <w:p w:rsidR="00E33D1A" w:rsidRDefault="00E33D1A" w:rsidP="00E33D1A">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Times" w:hAnsi="Times" w:cs="Times"/>
          <w:color w:val="000000" w:themeColor="text1"/>
          <w:sz w:val="23"/>
          <w:szCs w:val="23"/>
        </w:rPr>
      </w:pPr>
    </w:p>
    <w:p w:rsidR="00E33D1A" w:rsidRDefault="00E33D1A" w:rsidP="00E33D1A">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Times" w:hAnsi="Times" w:cs="Times"/>
          <w:color w:val="000000" w:themeColor="text1"/>
          <w:sz w:val="23"/>
          <w:szCs w:val="23"/>
        </w:rPr>
      </w:pPr>
    </w:p>
    <w:p w:rsidR="00E33D1A" w:rsidRDefault="00E33D1A" w:rsidP="00E33D1A">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Times" w:hAnsi="Times" w:cs="Times"/>
          <w:color w:val="000000" w:themeColor="text1"/>
          <w:sz w:val="23"/>
          <w:szCs w:val="23"/>
        </w:rPr>
      </w:pPr>
    </w:p>
    <w:p w:rsidR="00E33D1A" w:rsidRDefault="00E33D1A" w:rsidP="00E33D1A">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Times" w:hAnsi="Times" w:cs="Times"/>
          <w:color w:val="000000" w:themeColor="text1"/>
          <w:sz w:val="23"/>
          <w:szCs w:val="23"/>
        </w:rPr>
      </w:pPr>
    </w:p>
    <w:p w:rsidR="00E33D1A" w:rsidRDefault="00E33D1A" w:rsidP="00E33D1A">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Times" w:hAnsi="Times" w:cs="Times"/>
          <w:color w:val="000000" w:themeColor="text1"/>
          <w:sz w:val="23"/>
          <w:szCs w:val="23"/>
        </w:rPr>
      </w:pPr>
    </w:p>
    <w:p w:rsidR="00E33D1A" w:rsidRDefault="00E33D1A" w:rsidP="00E33D1A">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Times" w:hAnsi="Times" w:cs="Times"/>
          <w:color w:val="000000" w:themeColor="text1"/>
          <w:sz w:val="23"/>
          <w:szCs w:val="23"/>
        </w:rPr>
      </w:pPr>
    </w:p>
    <w:p w:rsidR="00E33D1A" w:rsidRDefault="00E33D1A" w:rsidP="00E33D1A">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Times" w:hAnsi="Times" w:cs="Times"/>
          <w:color w:val="000000" w:themeColor="text1"/>
          <w:sz w:val="23"/>
          <w:szCs w:val="23"/>
        </w:rPr>
      </w:pPr>
    </w:p>
    <w:p w:rsidR="00E33D1A" w:rsidRDefault="00E33D1A" w:rsidP="00E33D1A">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Times" w:hAnsi="Times" w:cs="Times"/>
          <w:color w:val="000000" w:themeColor="text1"/>
          <w:sz w:val="23"/>
          <w:szCs w:val="23"/>
        </w:rPr>
      </w:pPr>
    </w:p>
    <w:p w:rsidR="00E33D1A" w:rsidRDefault="00E33D1A" w:rsidP="00E33D1A">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Times" w:hAnsi="Times" w:cs="Times"/>
          <w:color w:val="000000" w:themeColor="text1"/>
          <w:sz w:val="23"/>
          <w:szCs w:val="23"/>
        </w:rPr>
      </w:pPr>
    </w:p>
    <w:p w:rsidR="00E33D1A" w:rsidRDefault="00E33D1A" w:rsidP="00E33D1A">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Times" w:hAnsi="Times" w:cs="Times"/>
          <w:color w:val="000000" w:themeColor="text1"/>
          <w:sz w:val="23"/>
          <w:szCs w:val="23"/>
        </w:rPr>
      </w:pPr>
    </w:p>
    <w:p w:rsidR="00E33D1A" w:rsidRDefault="00E33D1A" w:rsidP="00E33D1A">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Times" w:hAnsi="Times" w:cs="Times"/>
          <w:color w:val="000000" w:themeColor="text1"/>
          <w:sz w:val="23"/>
          <w:szCs w:val="23"/>
        </w:rPr>
      </w:pPr>
    </w:p>
    <w:p w:rsidR="00E33D1A" w:rsidRDefault="00E33D1A" w:rsidP="00E33D1A">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Times" w:hAnsi="Times" w:cs="Times"/>
          <w:color w:val="000000" w:themeColor="text1"/>
          <w:sz w:val="23"/>
          <w:szCs w:val="23"/>
        </w:rPr>
      </w:pPr>
    </w:p>
    <w:p w:rsidR="00183AFE" w:rsidRPr="00E33D1A" w:rsidRDefault="00183AFE" w:rsidP="00E33D1A">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Times" w:hAnsi="Times" w:cs="Times"/>
          <w:color w:val="000000" w:themeColor="text1"/>
          <w:sz w:val="28"/>
          <w:szCs w:val="28"/>
        </w:rPr>
      </w:pPr>
      <w:r w:rsidRPr="00E33D1A">
        <w:rPr>
          <w:rFonts w:ascii="Times" w:hAnsi="Times" w:cs="Times"/>
          <w:color w:val="000000" w:themeColor="text1"/>
          <w:sz w:val="28"/>
          <w:szCs w:val="28"/>
        </w:rPr>
        <w:t>Section 7: Details</w:t>
      </w:r>
    </w:p>
    <w:p w:rsidR="00183AFE" w:rsidRPr="00D92AE5" w:rsidRDefault="00183AFE" w:rsidP="00183A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8"/>
        </w:rPr>
      </w:pPr>
    </w:p>
    <w:p w:rsidR="00183AFE" w:rsidRPr="00D92AE5" w:rsidRDefault="00183AFE" w:rsidP="00183A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sidRPr="00D92AE5">
        <w:rPr>
          <w:rFonts w:ascii="Times" w:hAnsi="Times" w:cs="Helvetica"/>
          <w:color w:val="000000" w:themeColor="text1"/>
          <w:szCs w:val="23"/>
        </w:rPr>
        <w:t>Interviewer</w:t>
      </w:r>
      <w:r w:rsidRPr="00D92AE5">
        <w:rPr>
          <w:rFonts w:ascii="Times" w:hAnsi="Times" w:cs="Times"/>
          <w:color w:val="000000" w:themeColor="text1"/>
          <w:szCs w:val="23"/>
        </w:rPr>
        <w:t>: Please note the following information about the interview:</w:t>
      </w:r>
    </w:p>
    <w:p w:rsidR="00183AFE" w:rsidRPr="00D92AE5" w:rsidRDefault="00183AFE" w:rsidP="00183A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Monaco"/>
          <w:color w:val="000000" w:themeColor="text1"/>
          <w:szCs w:val="23"/>
        </w:rPr>
      </w:pPr>
    </w:p>
    <w:p w:rsidR="00183AFE" w:rsidRPr="00D92AE5" w:rsidRDefault="00183AFE" w:rsidP="00E33D1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sidRPr="00D92AE5">
        <w:rPr>
          <w:rFonts w:ascii="Times" w:hAnsi="Times" w:cs="Monaco"/>
          <w:color w:val="000000" w:themeColor="text1"/>
          <w:szCs w:val="23"/>
        </w:rPr>
        <w:t>7</w:t>
      </w:r>
      <w:r w:rsidR="00E33D1A">
        <w:rPr>
          <w:rFonts w:ascii="Times" w:hAnsi="Times" w:cs="Monaco"/>
          <w:color w:val="000000" w:themeColor="text1"/>
          <w:szCs w:val="23"/>
        </w:rPr>
        <w:t>.</w:t>
      </w:r>
      <w:r w:rsidRPr="00D92AE5">
        <w:rPr>
          <w:rFonts w:ascii="Times" w:hAnsi="Times" w:cs="Monaco"/>
          <w:color w:val="000000" w:themeColor="text1"/>
          <w:szCs w:val="23"/>
        </w:rPr>
        <w:t xml:space="preserve">1 </w:t>
      </w:r>
      <w:r w:rsidRPr="00D92AE5">
        <w:rPr>
          <w:rFonts w:ascii="Times" w:hAnsi="Times" w:cs="Times"/>
          <w:color w:val="000000" w:themeColor="text1"/>
          <w:szCs w:val="23"/>
        </w:rPr>
        <w:t>Location of interview (district</w:t>
      </w:r>
      <w:proofErr w:type="gramStart"/>
      <w:r w:rsidRPr="00D92AE5">
        <w:rPr>
          <w:rFonts w:ascii="Times" w:hAnsi="Times" w:cs="Times"/>
          <w:color w:val="000000" w:themeColor="text1"/>
          <w:szCs w:val="23"/>
        </w:rPr>
        <w:t>)</w:t>
      </w:r>
      <w:r w:rsidR="00BE68CF">
        <w:rPr>
          <w:rFonts w:ascii="Times" w:hAnsi="Times" w:cs="Times"/>
          <w:color w:val="000000" w:themeColor="text1"/>
          <w:szCs w:val="23"/>
        </w:rPr>
        <w:t xml:space="preserve">  _</w:t>
      </w:r>
      <w:proofErr w:type="gramEnd"/>
      <w:r w:rsidR="00BE68CF">
        <w:rPr>
          <w:rFonts w:ascii="Times" w:hAnsi="Times" w:cs="Times"/>
          <w:color w:val="000000" w:themeColor="text1"/>
          <w:szCs w:val="23"/>
        </w:rPr>
        <w:t>__________________________</w:t>
      </w:r>
    </w:p>
    <w:p w:rsidR="00183AFE" w:rsidRPr="00D92AE5" w:rsidRDefault="00E33D1A" w:rsidP="00183A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Pr>
          <w:rFonts w:ascii="Times" w:hAnsi="Times" w:cs="Times"/>
          <w:color w:val="000000" w:themeColor="text1"/>
          <w:szCs w:val="23"/>
        </w:rPr>
        <w:t>7.</w:t>
      </w:r>
      <w:r w:rsidR="00183AFE" w:rsidRPr="00D92AE5">
        <w:rPr>
          <w:rFonts w:ascii="Times" w:hAnsi="Times" w:cs="Times"/>
          <w:color w:val="000000" w:themeColor="text1"/>
          <w:szCs w:val="23"/>
        </w:rPr>
        <w:t>2 Location of interview (village)</w:t>
      </w:r>
      <w:r w:rsidR="00BE68CF">
        <w:rPr>
          <w:rFonts w:ascii="Times" w:hAnsi="Times" w:cs="Times"/>
          <w:color w:val="000000" w:themeColor="text1"/>
          <w:szCs w:val="23"/>
        </w:rPr>
        <w:t xml:space="preserve"> ____________________________</w:t>
      </w:r>
    </w:p>
    <w:p w:rsidR="00183AFE" w:rsidRDefault="00E33D1A" w:rsidP="00183A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Pr>
          <w:rFonts w:ascii="Times" w:hAnsi="Times" w:cs="Times"/>
          <w:color w:val="000000" w:themeColor="text1"/>
          <w:szCs w:val="23"/>
        </w:rPr>
        <w:t>7.</w:t>
      </w:r>
      <w:r w:rsidR="00183AFE" w:rsidRPr="00D92AE5">
        <w:rPr>
          <w:rFonts w:ascii="Times" w:hAnsi="Times" w:cs="Times"/>
          <w:color w:val="000000" w:themeColor="text1"/>
          <w:szCs w:val="23"/>
        </w:rPr>
        <w:t>4 Language spoken in interview</w:t>
      </w:r>
      <w:r w:rsidR="00BE68CF">
        <w:rPr>
          <w:rFonts w:ascii="Times" w:hAnsi="Times" w:cs="Times"/>
          <w:color w:val="000000" w:themeColor="text1"/>
          <w:szCs w:val="23"/>
        </w:rPr>
        <w:t xml:space="preserve"> </w:t>
      </w:r>
    </w:p>
    <w:p w:rsidR="000361E6" w:rsidRDefault="00BE68CF" w:rsidP="000361E6">
      <w:pPr>
        <w:pStyle w:val="ListParagraph"/>
        <w:widowControl w:val="0"/>
        <w:numPr>
          <w:ilvl w:val="0"/>
          <w:numId w:val="2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Pr>
          <w:rFonts w:ascii="Times" w:hAnsi="Times" w:cs="Times"/>
          <w:color w:val="000000" w:themeColor="text1"/>
          <w:szCs w:val="23"/>
        </w:rPr>
        <w:t>Dari</w:t>
      </w:r>
    </w:p>
    <w:p w:rsidR="000361E6" w:rsidRDefault="00BE68CF" w:rsidP="000361E6">
      <w:pPr>
        <w:pStyle w:val="ListParagraph"/>
        <w:widowControl w:val="0"/>
        <w:numPr>
          <w:ilvl w:val="0"/>
          <w:numId w:val="2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Pr>
          <w:rFonts w:ascii="Times" w:hAnsi="Times" w:cs="Times"/>
          <w:color w:val="000000" w:themeColor="text1"/>
          <w:szCs w:val="23"/>
        </w:rPr>
        <w:t>Pashto</w:t>
      </w:r>
    </w:p>
    <w:p w:rsidR="001B4623" w:rsidRDefault="00BE68CF" w:rsidP="000361E6">
      <w:pPr>
        <w:pStyle w:val="ListParagraph"/>
        <w:widowControl w:val="0"/>
        <w:numPr>
          <w:ilvl w:val="0"/>
          <w:numId w:val="2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Pr>
          <w:rFonts w:ascii="Times" w:hAnsi="Times" w:cs="Times"/>
          <w:color w:val="000000" w:themeColor="text1"/>
          <w:szCs w:val="23"/>
        </w:rPr>
        <w:t>Other ( Specify) ______________________________</w:t>
      </w:r>
    </w:p>
    <w:p w:rsidR="001B4623" w:rsidRDefault="001B4623" w:rsidP="005072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Pr>
          <w:rFonts w:ascii="Times" w:hAnsi="Times" w:cs="Times"/>
          <w:color w:val="000000" w:themeColor="text1"/>
          <w:szCs w:val="23"/>
        </w:rPr>
        <w:t>7.5 Number of people present at interview (including respondent</w:t>
      </w:r>
      <w:proofErr w:type="gramStart"/>
      <w:r>
        <w:rPr>
          <w:rFonts w:ascii="Times" w:hAnsi="Times" w:cs="Times"/>
          <w:color w:val="000000" w:themeColor="text1"/>
          <w:szCs w:val="23"/>
        </w:rPr>
        <w:t xml:space="preserve">, </w:t>
      </w:r>
      <w:proofErr w:type="gramEnd"/>
      <w:del w:id="100" w:author="Rafiq" w:date="2011-02-15T11:49:00Z">
        <w:r w:rsidDel="005072C7">
          <w:rPr>
            <w:rFonts w:ascii="Times" w:hAnsi="Times" w:cs="Times"/>
            <w:color w:val="000000" w:themeColor="text1"/>
            <w:szCs w:val="23"/>
          </w:rPr>
          <w:delText>excluding enumerator</w:delText>
        </w:r>
      </w:del>
      <w:r>
        <w:rPr>
          <w:rFonts w:ascii="Times" w:hAnsi="Times" w:cs="Times"/>
          <w:color w:val="000000" w:themeColor="text1"/>
          <w:szCs w:val="23"/>
        </w:rPr>
        <w:t xml:space="preserve">) </w:t>
      </w:r>
    </w:p>
    <w:p w:rsidR="001B4623" w:rsidRDefault="001B4623" w:rsidP="001B462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Pr>
          <w:rFonts w:ascii="Times" w:hAnsi="Times" w:cs="Times"/>
          <w:color w:val="000000" w:themeColor="text1"/>
          <w:szCs w:val="23"/>
        </w:rPr>
        <w:t>7.6 Please judge the quality of the road nearest the selected home:</w:t>
      </w:r>
    </w:p>
    <w:p w:rsidR="001B4623" w:rsidRDefault="001B4623" w:rsidP="001B462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Pr>
          <w:rFonts w:ascii="Times" w:hAnsi="Times" w:cs="Times"/>
          <w:color w:val="000000" w:themeColor="text1"/>
          <w:szCs w:val="23"/>
        </w:rPr>
        <w:tab/>
        <w:t>(a) High Quality (road is paved, no obstacles)</w:t>
      </w:r>
    </w:p>
    <w:p w:rsidR="001B4623" w:rsidRDefault="001B4623" w:rsidP="001B462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Pr>
          <w:rFonts w:ascii="Times" w:hAnsi="Times" w:cs="Times"/>
          <w:color w:val="000000" w:themeColor="text1"/>
          <w:szCs w:val="23"/>
        </w:rPr>
        <w:tab/>
        <w:t xml:space="preserve">(b) Good Quality (road is paved but has obstacles such as small potholes) </w:t>
      </w:r>
    </w:p>
    <w:p w:rsidR="001B4623" w:rsidRDefault="001B4623" w:rsidP="001B462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Pr>
          <w:rFonts w:ascii="Times" w:hAnsi="Times" w:cs="Times"/>
          <w:color w:val="000000" w:themeColor="text1"/>
          <w:szCs w:val="23"/>
        </w:rPr>
        <w:tab/>
        <w:t>(c) Fair Road (road is paved but has many large potholes)</w:t>
      </w:r>
    </w:p>
    <w:p w:rsidR="001B4623" w:rsidRDefault="001B4623" w:rsidP="001B462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Pr>
          <w:rFonts w:ascii="Times" w:hAnsi="Times" w:cs="Times"/>
          <w:color w:val="000000" w:themeColor="text1"/>
          <w:szCs w:val="23"/>
        </w:rPr>
        <w:tab/>
        <w:t>(d) Poor Road (road is not paved but is passable during all seasons)</w:t>
      </w:r>
    </w:p>
    <w:p w:rsidR="000361E6" w:rsidRPr="001B4623" w:rsidRDefault="001B4623" w:rsidP="001B462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r>
        <w:rPr>
          <w:rFonts w:ascii="Times" w:hAnsi="Times" w:cs="Times"/>
          <w:color w:val="000000" w:themeColor="text1"/>
          <w:szCs w:val="23"/>
        </w:rPr>
        <w:tab/>
        <w:t>(e) Poor Road/No road (road is not paved, many obstacles for cars, or no road at all)</w:t>
      </w:r>
    </w:p>
    <w:p w:rsidR="00FF0CA0" w:rsidRPr="00E33D1A" w:rsidRDefault="00FF0CA0" w:rsidP="00E33D1A">
      <w:pPr>
        <w:spacing w:line="300" w:lineRule="exact"/>
        <w:rPr>
          <w:rFonts w:ascii="Times New Roman" w:hAnsi="Times New Roman"/>
          <w:b/>
          <w:bCs/>
          <w:color w:val="000000" w:themeColor="text1"/>
        </w:rPr>
      </w:pPr>
    </w:p>
    <w:p w:rsidR="00FF0CA0" w:rsidRPr="00E33D1A" w:rsidRDefault="00FF0CA0" w:rsidP="00E33D1A">
      <w:pPr>
        <w:spacing w:line="300" w:lineRule="exact"/>
        <w:rPr>
          <w:rFonts w:ascii="Times New Roman" w:hAnsi="Times New Roman"/>
          <w:b/>
          <w:bCs/>
          <w:color w:val="000000" w:themeColor="text1"/>
        </w:rPr>
      </w:pPr>
      <w:r w:rsidRPr="00E33D1A">
        <w:rPr>
          <w:rFonts w:ascii="Times New Roman" w:hAnsi="Times New Roman"/>
          <w:b/>
          <w:bCs/>
          <w:color w:val="000000" w:themeColor="text1"/>
        </w:rPr>
        <w:t xml:space="preserve">M2. </w:t>
      </w:r>
      <w:proofErr w:type="gramStart"/>
      <w:r w:rsidRPr="00E33D1A">
        <w:rPr>
          <w:rFonts w:ascii="Times New Roman" w:hAnsi="Times New Roman"/>
          <w:b/>
          <w:bCs/>
          <w:color w:val="000000" w:themeColor="text1"/>
        </w:rPr>
        <w:t>PSU No.</w:t>
      </w:r>
      <w:proofErr w:type="gramEnd"/>
      <w:r w:rsidRPr="00E33D1A">
        <w:rPr>
          <w:rFonts w:ascii="Times New Roman" w:hAnsi="Times New Roman"/>
          <w:b/>
          <w:bCs/>
          <w:color w:val="000000" w:themeColor="text1"/>
        </w:rPr>
        <w:t xml:space="preserve"> : _________________________</w:t>
      </w:r>
    </w:p>
    <w:p w:rsidR="00FF0CA0" w:rsidRDefault="00FF0CA0" w:rsidP="00FF0CA0">
      <w:pPr>
        <w:spacing w:line="300" w:lineRule="exact"/>
        <w:rPr>
          <w:rFonts w:ascii="Times New Roman" w:hAnsi="Times New Roman"/>
          <w:color w:val="000000" w:themeColor="text1"/>
        </w:rPr>
      </w:pPr>
    </w:p>
    <w:p w:rsidR="00FF0CA0" w:rsidRPr="00C36E44" w:rsidRDefault="00FF0CA0" w:rsidP="00FF0CA0">
      <w:pPr>
        <w:spacing w:line="300" w:lineRule="exact"/>
        <w:rPr>
          <w:rFonts w:ascii="Times New Roman" w:hAnsi="Times New Roman"/>
          <w:b/>
          <w:bCs/>
          <w:color w:val="000000" w:themeColor="text1"/>
        </w:rPr>
      </w:pPr>
      <w:r w:rsidRPr="00C36E44">
        <w:rPr>
          <w:rFonts w:ascii="Times New Roman" w:hAnsi="Times New Roman"/>
          <w:b/>
          <w:bCs/>
          <w:color w:val="000000" w:themeColor="text1"/>
        </w:rPr>
        <w:t xml:space="preserve">M3. Geographic code: </w:t>
      </w:r>
    </w:p>
    <w:p w:rsidR="00FF0CA0" w:rsidRPr="00C36E44" w:rsidRDefault="00FF0CA0" w:rsidP="00FF0CA0">
      <w:pPr>
        <w:bidi/>
        <w:spacing w:line="300" w:lineRule="exact"/>
        <w:jc w:val="right"/>
        <w:rPr>
          <w:rFonts w:ascii="Times New Roman" w:hAnsi="Times New Roman"/>
          <w:color w:val="000000" w:themeColor="text1"/>
        </w:rPr>
      </w:pPr>
      <w:r w:rsidRPr="00C36E44">
        <w:rPr>
          <w:rFonts w:ascii="Times New Roman" w:hAnsi="Times New Roman"/>
          <w:color w:val="000000" w:themeColor="text1"/>
        </w:rPr>
        <w:t xml:space="preserve">1- Village </w:t>
      </w:r>
    </w:p>
    <w:p w:rsidR="00FF0CA0" w:rsidRPr="00C36E44" w:rsidRDefault="00FF0CA0" w:rsidP="00FF0CA0">
      <w:pPr>
        <w:bidi/>
        <w:spacing w:line="300" w:lineRule="exact"/>
        <w:jc w:val="right"/>
        <w:rPr>
          <w:rFonts w:ascii="Times New Roman" w:hAnsi="Times New Roman"/>
          <w:color w:val="000000" w:themeColor="text1"/>
        </w:rPr>
      </w:pPr>
      <w:r w:rsidRPr="00C36E44">
        <w:rPr>
          <w:rFonts w:ascii="Times New Roman" w:hAnsi="Times New Roman"/>
          <w:color w:val="000000" w:themeColor="text1"/>
        </w:rPr>
        <w:t xml:space="preserve">2- Town </w:t>
      </w:r>
    </w:p>
    <w:p w:rsidR="00FF0CA0" w:rsidRPr="00C36E44" w:rsidRDefault="00FF0CA0" w:rsidP="00FF0CA0">
      <w:pPr>
        <w:bidi/>
        <w:spacing w:line="300" w:lineRule="exact"/>
        <w:jc w:val="right"/>
        <w:rPr>
          <w:rFonts w:ascii="Times New Roman" w:hAnsi="Times New Roman"/>
          <w:color w:val="000000" w:themeColor="text1"/>
        </w:rPr>
      </w:pPr>
      <w:r w:rsidRPr="00C36E44">
        <w:rPr>
          <w:rFonts w:ascii="Times New Roman" w:hAnsi="Times New Roman"/>
          <w:color w:val="000000" w:themeColor="text1"/>
        </w:rPr>
        <w:t xml:space="preserve">3- City </w:t>
      </w:r>
    </w:p>
    <w:p w:rsidR="00FF0CA0" w:rsidRDefault="00FF0CA0" w:rsidP="00FF0CA0">
      <w:pPr>
        <w:rPr>
          <w:rFonts w:ascii="Times New Roman" w:hAnsi="Times New Roman"/>
          <w:color w:val="000000" w:themeColor="text1"/>
        </w:rPr>
      </w:pPr>
    </w:p>
    <w:p w:rsidR="00FF0CA0" w:rsidRPr="00C36E44" w:rsidRDefault="00FF0CA0" w:rsidP="00FF0CA0">
      <w:pPr>
        <w:rPr>
          <w:rFonts w:ascii="Times New Roman" w:hAnsi="Times New Roman"/>
          <w:b/>
          <w:bCs/>
          <w:color w:val="000000" w:themeColor="text1"/>
        </w:rPr>
      </w:pPr>
      <w:r w:rsidRPr="00C36E44">
        <w:rPr>
          <w:rFonts w:ascii="Times New Roman" w:hAnsi="Times New Roman"/>
          <w:b/>
          <w:bCs/>
          <w:color w:val="000000" w:themeColor="text1"/>
        </w:rPr>
        <w:t>M4. Region</w:t>
      </w:r>
    </w:p>
    <w:p w:rsidR="00FF0CA0" w:rsidRPr="00C36E44" w:rsidRDefault="00FF0CA0" w:rsidP="00FF0CA0">
      <w:pPr>
        <w:pStyle w:val="ListParagraph"/>
        <w:numPr>
          <w:ilvl w:val="0"/>
          <w:numId w:val="28"/>
        </w:numPr>
        <w:spacing w:line="300" w:lineRule="exact"/>
        <w:rPr>
          <w:rFonts w:ascii="Times New Roman" w:hAnsi="Times New Roman"/>
          <w:color w:val="000000" w:themeColor="text1"/>
        </w:rPr>
      </w:pPr>
      <w:r w:rsidRPr="00C36E44">
        <w:rPr>
          <w:rFonts w:ascii="Times New Roman" w:hAnsi="Times New Roman"/>
          <w:color w:val="000000" w:themeColor="text1"/>
        </w:rPr>
        <w:t xml:space="preserve">Central </w:t>
      </w:r>
    </w:p>
    <w:p w:rsidR="00FF0CA0" w:rsidRPr="00C36E44" w:rsidRDefault="00E76C30" w:rsidP="00FF0CA0">
      <w:pPr>
        <w:pStyle w:val="ListParagraph"/>
        <w:numPr>
          <w:ilvl w:val="0"/>
          <w:numId w:val="28"/>
        </w:numPr>
        <w:spacing w:line="300" w:lineRule="exact"/>
        <w:rPr>
          <w:rFonts w:ascii="Times New Roman" w:hAnsi="Times New Roman"/>
          <w:color w:val="000000" w:themeColor="text1"/>
        </w:rPr>
      </w:pPr>
      <w:r>
        <w:rPr>
          <w:rFonts w:ascii="Times New Roman" w:hAnsi="Times New Roman"/>
          <w:color w:val="000000" w:themeColor="text1"/>
        </w:rPr>
        <w:t>South</w:t>
      </w:r>
    </w:p>
    <w:p w:rsidR="00FF0CA0" w:rsidRPr="00C36E44" w:rsidRDefault="00E76C30" w:rsidP="00FF0CA0">
      <w:pPr>
        <w:pStyle w:val="ListParagraph"/>
        <w:numPr>
          <w:ilvl w:val="0"/>
          <w:numId w:val="28"/>
        </w:numPr>
        <w:spacing w:line="300" w:lineRule="exact"/>
        <w:rPr>
          <w:rFonts w:ascii="Times New Roman" w:hAnsi="Times New Roman"/>
          <w:color w:val="000000" w:themeColor="text1"/>
        </w:rPr>
      </w:pPr>
      <w:r>
        <w:rPr>
          <w:rFonts w:ascii="Times New Roman" w:hAnsi="Times New Roman"/>
          <w:color w:val="000000" w:themeColor="text1"/>
        </w:rPr>
        <w:t>East</w:t>
      </w:r>
    </w:p>
    <w:p w:rsidR="00FF0CA0" w:rsidRPr="00C36E44" w:rsidRDefault="00E76C30" w:rsidP="00E76C30">
      <w:pPr>
        <w:pStyle w:val="ListParagraph"/>
        <w:numPr>
          <w:ilvl w:val="0"/>
          <w:numId w:val="28"/>
        </w:numPr>
        <w:spacing w:line="300" w:lineRule="exact"/>
        <w:rPr>
          <w:rFonts w:ascii="Times New Roman" w:hAnsi="Times New Roman"/>
          <w:color w:val="000000" w:themeColor="text1"/>
        </w:rPr>
      </w:pPr>
      <w:r>
        <w:rPr>
          <w:rFonts w:ascii="Times New Roman" w:hAnsi="Times New Roman"/>
          <w:color w:val="000000" w:themeColor="text1"/>
        </w:rPr>
        <w:t>South-West</w:t>
      </w:r>
    </w:p>
    <w:p w:rsidR="00FF0CA0" w:rsidRDefault="00FF0CA0" w:rsidP="00FF0CA0">
      <w:pPr>
        <w:pStyle w:val="NoSpacing"/>
        <w:ind w:left="1080"/>
        <w:rPr>
          <w:rFonts w:ascii="Times New Roman" w:eastAsiaTheme="minorHAnsi" w:hAnsi="Times New Roman" w:cstheme="minorBidi"/>
          <w:color w:val="000000" w:themeColor="text1"/>
        </w:rPr>
      </w:pPr>
    </w:p>
    <w:p w:rsidR="00FF0CA0" w:rsidRDefault="00FF0CA0" w:rsidP="00FF0CA0">
      <w:pPr>
        <w:rPr>
          <w:rFonts w:ascii="Times New Roman" w:hAnsi="Times New Roman"/>
          <w:b/>
          <w:bCs/>
          <w:color w:val="000000" w:themeColor="text1"/>
        </w:rPr>
      </w:pPr>
      <w:r w:rsidRPr="00C36E44">
        <w:rPr>
          <w:rFonts w:ascii="Times New Roman" w:hAnsi="Times New Roman"/>
          <w:b/>
          <w:bCs/>
          <w:color w:val="000000" w:themeColor="text1"/>
        </w:rPr>
        <w:t>M5.  Province</w:t>
      </w:r>
    </w:p>
    <w:p w:rsidR="00FF0CA0" w:rsidRPr="00C36E44" w:rsidRDefault="00FF0CA0" w:rsidP="00FF0CA0">
      <w:pPr>
        <w:pStyle w:val="ListParagraph"/>
        <w:numPr>
          <w:ilvl w:val="0"/>
          <w:numId w:val="30"/>
        </w:numPr>
        <w:spacing w:line="300" w:lineRule="exact"/>
        <w:rPr>
          <w:rFonts w:ascii="Times New Roman" w:hAnsi="Times New Roman"/>
          <w:color w:val="000000" w:themeColor="text1"/>
        </w:rPr>
      </w:pPr>
      <w:proofErr w:type="spellStart"/>
      <w:r w:rsidRPr="00C36E44">
        <w:rPr>
          <w:rFonts w:ascii="Times New Roman" w:hAnsi="Times New Roman"/>
          <w:color w:val="000000" w:themeColor="text1"/>
        </w:rPr>
        <w:t>Urozgan</w:t>
      </w:r>
      <w:proofErr w:type="spellEnd"/>
      <w:r w:rsidRPr="00C36E44">
        <w:rPr>
          <w:rFonts w:ascii="Times New Roman" w:hAnsi="Times New Roman"/>
          <w:color w:val="000000" w:themeColor="text1"/>
        </w:rPr>
        <w:t xml:space="preserve"> </w:t>
      </w:r>
    </w:p>
    <w:p w:rsidR="00FF0CA0" w:rsidRPr="00C36E44" w:rsidRDefault="00FF0CA0" w:rsidP="00FF0CA0">
      <w:pPr>
        <w:pStyle w:val="ListParagraph"/>
        <w:numPr>
          <w:ilvl w:val="0"/>
          <w:numId w:val="30"/>
        </w:numPr>
        <w:spacing w:line="300" w:lineRule="exact"/>
        <w:rPr>
          <w:rFonts w:ascii="Times New Roman" w:hAnsi="Times New Roman"/>
          <w:color w:val="000000" w:themeColor="text1"/>
        </w:rPr>
      </w:pPr>
      <w:r w:rsidRPr="00C36E44">
        <w:rPr>
          <w:rFonts w:ascii="Times New Roman" w:hAnsi="Times New Roman"/>
          <w:color w:val="000000" w:themeColor="text1"/>
        </w:rPr>
        <w:t>Helmand</w:t>
      </w:r>
    </w:p>
    <w:p w:rsidR="00FF0CA0" w:rsidRPr="00C36E44" w:rsidRDefault="00FF0CA0" w:rsidP="00FF0CA0">
      <w:pPr>
        <w:pStyle w:val="ListParagraph"/>
        <w:numPr>
          <w:ilvl w:val="0"/>
          <w:numId w:val="30"/>
        </w:numPr>
        <w:spacing w:line="300" w:lineRule="exact"/>
        <w:rPr>
          <w:rFonts w:ascii="Times New Roman" w:hAnsi="Times New Roman"/>
          <w:color w:val="000000" w:themeColor="text1"/>
        </w:rPr>
      </w:pPr>
      <w:proofErr w:type="spellStart"/>
      <w:r w:rsidRPr="00C36E44">
        <w:rPr>
          <w:rFonts w:ascii="Times New Roman" w:hAnsi="Times New Roman"/>
          <w:color w:val="000000" w:themeColor="text1"/>
        </w:rPr>
        <w:t>Kunar</w:t>
      </w:r>
      <w:proofErr w:type="spellEnd"/>
    </w:p>
    <w:p w:rsidR="00FF0CA0" w:rsidRPr="00C36E44" w:rsidRDefault="00FF0CA0" w:rsidP="00FF0CA0">
      <w:pPr>
        <w:pStyle w:val="ListParagraph"/>
        <w:numPr>
          <w:ilvl w:val="0"/>
          <w:numId w:val="30"/>
        </w:numPr>
        <w:spacing w:line="300" w:lineRule="exact"/>
        <w:rPr>
          <w:rFonts w:ascii="Times New Roman" w:hAnsi="Times New Roman"/>
          <w:color w:val="000000" w:themeColor="text1"/>
        </w:rPr>
      </w:pPr>
      <w:proofErr w:type="spellStart"/>
      <w:r w:rsidRPr="00C36E44">
        <w:rPr>
          <w:rFonts w:ascii="Times New Roman" w:hAnsi="Times New Roman"/>
          <w:color w:val="000000" w:themeColor="text1"/>
        </w:rPr>
        <w:t>Khost</w:t>
      </w:r>
      <w:proofErr w:type="spellEnd"/>
    </w:p>
    <w:p w:rsidR="00FF0CA0" w:rsidRPr="00C36E44" w:rsidRDefault="00FF0CA0" w:rsidP="00FF0CA0">
      <w:pPr>
        <w:pStyle w:val="ListParagraph"/>
        <w:numPr>
          <w:ilvl w:val="0"/>
          <w:numId w:val="30"/>
        </w:numPr>
        <w:spacing w:line="300" w:lineRule="exact"/>
        <w:rPr>
          <w:rFonts w:ascii="Times New Roman" w:hAnsi="Times New Roman"/>
          <w:color w:val="000000" w:themeColor="text1"/>
        </w:rPr>
      </w:pPr>
      <w:proofErr w:type="spellStart"/>
      <w:r w:rsidRPr="00C36E44">
        <w:rPr>
          <w:rFonts w:ascii="Times New Roman" w:hAnsi="Times New Roman"/>
          <w:color w:val="000000" w:themeColor="text1"/>
        </w:rPr>
        <w:t>Logar</w:t>
      </w:r>
      <w:proofErr w:type="spellEnd"/>
    </w:p>
    <w:p w:rsidR="00FF0CA0" w:rsidRDefault="00FF0CA0" w:rsidP="00FF0CA0">
      <w:pPr>
        <w:rPr>
          <w:rFonts w:ascii="Times New Roman" w:hAnsi="Times New Roman"/>
          <w:color w:val="000000" w:themeColor="text1"/>
        </w:rPr>
      </w:pPr>
    </w:p>
    <w:p w:rsidR="00FF0CA0" w:rsidRPr="00FF0CA0" w:rsidRDefault="00FF0CA0" w:rsidP="00FF0CA0">
      <w:pPr>
        <w:rPr>
          <w:rFonts w:ascii="Times New Roman" w:hAnsi="Times New Roman"/>
          <w:b/>
          <w:bCs/>
          <w:color w:val="000000" w:themeColor="text1"/>
        </w:rPr>
      </w:pPr>
      <w:r w:rsidRPr="00FF0CA0">
        <w:rPr>
          <w:rFonts w:ascii="Times New Roman" w:hAnsi="Times New Roman"/>
          <w:b/>
          <w:bCs/>
          <w:color w:val="000000" w:themeColor="text1"/>
        </w:rPr>
        <w:t xml:space="preserve">M6: Urban/Rural (Supervisor pre-code) </w:t>
      </w:r>
    </w:p>
    <w:p w:rsidR="00FF0CA0" w:rsidRPr="00FF0CA0" w:rsidRDefault="00FF0CA0" w:rsidP="00FF0CA0">
      <w:pPr>
        <w:pStyle w:val="ListParagraph"/>
        <w:numPr>
          <w:ilvl w:val="0"/>
          <w:numId w:val="31"/>
        </w:numPr>
        <w:spacing w:line="300" w:lineRule="exact"/>
        <w:rPr>
          <w:rFonts w:ascii="Times New Roman" w:hAnsi="Times New Roman"/>
          <w:color w:val="000000" w:themeColor="text1"/>
        </w:rPr>
      </w:pPr>
      <w:r w:rsidRPr="00FF0CA0">
        <w:rPr>
          <w:rFonts w:ascii="Times New Roman" w:hAnsi="Times New Roman"/>
          <w:color w:val="000000" w:themeColor="text1"/>
        </w:rPr>
        <w:t>Urban</w:t>
      </w:r>
    </w:p>
    <w:p w:rsidR="00FF0CA0" w:rsidRDefault="00FF0CA0" w:rsidP="00FF0CA0">
      <w:pPr>
        <w:pStyle w:val="ListParagraph"/>
        <w:numPr>
          <w:ilvl w:val="0"/>
          <w:numId w:val="31"/>
        </w:numPr>
        <w:spacing w:line="300" w:lineRule="exact"/>
        <w:rPr>
          <w:rFonts w:ascii="Times New Roman" w:hAnsi="Times New Roman"/>
          <w:color w:val="000000" w:themeColor="text1"/>
        </w:rPr>
      </w:pPr>
      <w:r w:rsidRPr="00FF0CA0">
        <w:rPr>
          <w:rFonts w:ascii="Times New Roman" w:hAnsi="Times New Roman"/>
          <w:color w:val="000000" w:themeColor="text1"/>
        </w:rPr>
        <w:t>Rural</w:t>
      </w:r>
    </w:p>
    <w:p w:rsidR="00FF0CA0" w:rsidRPr="00FF0CA0" w:rsidRDefault="00FF0CA0" w:rsidP="00FF0CA0">
      <w:pPr>
        <w:pStyle w:val="ListParagraph"/>
        <w:spacing w:line="300" w:lineRule="exact"/>
        <w:ind w:left="360"/>
        <w:rPr>
          <w:rFonts w:ascii="Times New Roman" w:hAnsi="Times New Roman"/>
          <w:color w:val="000000" w:themeColor="text1"/>
        </w:rPr>
      </w:pPr>
    </w:p>
    <w:p w:rsidR="00FF0CA0" w:rsidRPr="00FF0CA0" w:rsidRDefault="00FF0CA0" w:rsidP="00FF0CA0">
      <w:pPr>
        <w:pStyle w:val="NoSpacing"/>
        <w:rPr>
          <w:rFonts w:ascii="Times New Roman" w:eastAsiaTheme="minorHAnsi" w:hAnsi="Times New Roman" w:cstheme="minorBidi"/>
          <w:b/>
          <w:bCs/>
          <w:color w:val="000000" w:themeColor="text1"/>
          <w:sz w:val="24"/>
          <w:szCs w:val="24"/>
          <w:lang w:val="en-US"/>
        </w:rPr>
      </w:pPr>
      <w:r w:rsidRPr="00FF0CA0">
        <w:rPr>
          <w:rFonts w:ascii="Times New Roman" w:eastAsiaTheme="minorHAnsi" w:hAnsi="Times New Roman" w:cstheme="minorBidi"/>
          <w:b/>
          <w:bCs/>
          <w:color w:val="000000" w:themeColor="text1"/>
          <w:sz w:val="24"/>
          <w:szCs w:val="24"/>
          <w:lang w:val="en-US"/>
        </w:rPr>
        <w:t xml:space="preserve">M7: Quality Control </w:t>
      </w:r>
    </w:p>
    <w:p w:rsidR="00FF0CA0" w:rsidRPr="00FF0CA0" w:rsidRDefault="00FF0CA0" w:rsidP="00FF0CA0">
      <w:pPr>
        <w:pStyle w:val="ListParagraph"/>
        <w:numPr>
          <w:ilvl w:val="0"/>
          <w:numId w:val="32"/>
        </w:numPr>
        <w:spacing w:line="300" w:lineRule="exact"/>
        <w:rPr>
          <w:rFonts w:ascii="Times New Roman" w:hAnsi="Times New Roman"/>
          <w:color w:val="000000" w:themeColor="text1"/>
        </w:rPr>
      </w:pPr>
      <w:r w:rsidRPr="00FF0CA0">
        <w:rPr>
          <w:rFonts w:ascii="Times New Roman" w:hAnsi="Times New Roman"/>
          <w:color w:val="000000" w:themeColor="text1"/>
        </w:rPr>
        <w:t xml:space="preserve">Direct observation by supervisor during the interview </w:t>
      </w:r>
    </w:p>
    <w:p w:rsidR="00FF0CA0" w:rsidRPr="00FF0CA0" w:rsidRDefault="00FF0CA0" w:rsidP="00FF0CA0">
      <w:pPr>
        <w:pStyle w:val="ListParagraph"/>
        <w:numPr>
          <w:ilvl w:val="0"/>
          <w:numId w:val="32"/>
        </w:numPr>
        <w:spacing w:line="300" w:lineRule="exact"/>
        <w:rPr>
          <w:rFonts w:ascii="Times New Roman" w:hAnsi="Times New Roman"/>
          <w:color w:val="000000" w:themeColor="text1"/>
        </w:rPr>
      </w:pPr>
      <w:r w:rsidRPr="00FF0CA0">
        <w:rPr>
          <w:rFonts w:ascii="Times New Roman" w:hAnsi="Times New Roman"/>
          <w:color w:val="000000" w:themeColor="text1"/>
        </w:rPr>
        <w:t xml:space="preserve">Back-checked by supervisor </w:t>
      </w:r>
    </w:p>
    <w:p w:rsidR="00FF0CA0" w:rsidRPr="00FF0CA0" w:rsidRDefault="00FF0CA0" w:rsidP="00FF0CA0">
      <w:pPr>
        <w:pStyle w:val="ListParagraph"/>
        <w:numPr>
          <w:ilvl w:val="0"/>
          <w:numId w:val="32"/>
        </w:numPr>
        <w:spacing w:line="300" w:lineRule="exact"/>
        <w:rPr>
          <w:rFonts w:ascii="Times New Roman" w:hAnsi="Times New Roman"/>
          <w:color w:val="000000" w:themeColor="text1"/>
        </w:rPr>
      </w:pPr>
      <w:r w:rsidRPr="00FF0CA0">
        <w:rPr>
          <w:rFonts w:ascii="Times New Roman" w:hAnsi="Times New Roman"/>
          <w:color w:val="000000" w:themeColor="text1"/>
        </w:rPr>
        <w:t xml:space="preserve">Back-checked or directly-observed by central office </w:t>
      </w:r>
    </w:p>
    <w:p w:rsidR="00FF0CA0" w:rsidRPr="00FF0CA0" w:rsidRDefault="00FF0CA0" w:rsidP="00FF0CA0">
      <w:pPr>
        <w:pStyle w:val="ListParagraph"/>
        <w:numPr>
          <w:ilvl w:val="0"/>
          <w:numId w:val="32"/>
        </w:numPr>
        <w:spacing w:line="300" w:lineRule="exact"/>
        <w:rPr>
          <w:rFonts w:ascii="Times New Roman" w:hAnsi="Times New Roman"/>
          <w:color w:val="000000" w:themeColor="text1"/>
        </w:rPr>
      </w:pPr>
      <w:r w:rsidRPr="00FF0CA0">
        <w:rPr>
          <w:rFonts w:ascii="Times New Roman" w:hAnsi="Times New Roman"/>
          <w:color w:val="000000" w:themeColor="text1"/>
        </w:rPr>
        <w:t xml:space="preserve">Not applicable </w:t>
      </w:r>
    </w:p>
    <w:p w:rsidR="00FF0CA0" w:rsidRDefault="00FF0CA0" w:rsidP="00FF0CA0">
      <w:pPr>
        <w:pStyle w:val="NoSpacing"/>
        <w:ind w:left="720"/>
        <w:rPr>
          <w:rFonts w:ascii="Tahoma" w:eastAsia="Arial Unicode MS" w:hAnsi="Tahoma" w:cs="Tahoma"/>
          <w:b/>
          <w:bCs/>
          <w:lang w:val="en-US" w:bidi="ps-AF"/>
        </w:rPr>
      </w:pPr>
    </w:p>
    <w:p w:rsidR="00FF0CA0" w:rsidRDefault="00FF0CA0" w:rsidP="00FF0CA0">
      <w:pPr>
        <w:pStyle w:val="NoSpacing"/>
        <w:ind w:left="720"/>
        <w:rPr>
          <w:rFonts w:ascii="Tahoma" w:eastAsia="Arial Unicode MS" w:hAnsi="Tahoma" w:cs="Tahoma"/>
          <w:b/>
          <w:bCs/>
          <w:lang w:val="en-US" w:bidi="ps-AF"/>
        </w:rPr>
      </w:pPr>
    </w:p>
    <w:p w:rsidR="00FF0CA0" w:rsidRPr="00FF0CA0" w:rsidRDefault="00FF0CA0" w:rsidP="00FF0CA0">
      <w:pPr>
        <w:pStyle w:val="NoSpacing"/>
        <w:rPr>
          <w:rFonts w:ascii="Times New Roman" w:eastAsiaTheme="minorHAnsi" w:hAnsi="Times New Roman" w:cstheme="minorBidi"/>
          <w:b/>
          <w:bCs/>
          <w:color w:val="000000" w:themeColor="text1"/>
          <w:sz w:val="24"/>
          <w:szCs w:val="24"/>
          <w:lang w:val="en-US"/>
        </w:rPr>
      </w:pPr>
      <w:r w:rsidRPr="00FF0CA0">
        <w:rPr>
          <w:rFonts w:ascii="Times New Roman" w:eastAsiaTheme="minorHAnsi" w:hAnsi="Times New Roman" w:cstheme="minorBidi"/>
          <w:b/>
          <w:bCs/>
          <w:color w:val="000000" w:themeColor="text1"/>
          <w:sz w:val="24"/>
          <w:szCs w:val="24"/>
          <w:lang w:val="en-US"/>
        </w:rPr>
        <w:t xml:space="preserve">M8. Interview completed on the </w:t>
      </w:r>
    </w:p>
    <w:p w:rsidR="00FF0CA0" w:rsidRPr="00FF0CA0" w:rsidRDefault="00FF0CA0" w:rsidP="00FF0CA0">
      <w:pPr>
        <w:pStyle w:val="ListParagraph"/>
        <w:numPr>
          <w:ilvl w:val="0"/>
          <w:numId w:val="25"/>
        </w:numPr>
        <w:spacing w:line="300" w:lineRule="exact"/>
        <w:rPr>
          <w:rFonts w:ascii="Times New Roman" w:hAnsi="Times New Roman"/>
          <w:color w:val="000000" w:themeColor="text1"/>
        </w:rPr>
      </w:pPr>
      <w:r w:rsidRPr="00FF0CA0">
        <w:rPr>
          <w:rFonts w:ascii="Times New Roman" w:hAnsi="Times New Roman"/>
          <w:color w:val="000000" w:themeColor="text1"/>
        </w:rPr>
        <w:t xml:space="preserve"> First contact </w:t>
      </w:r>
    </w:p>
    <w:p w:rsidR="00FF0CA0" w:rsidRPr="00FF0CA0" w:rsidRDefault="00FF0CA0" w:rsidP="00FF0CA0">
      <w:pPr>
        <w:pStyle w:val="ListParagraph"/>
        <w:numPr>
          <w:ilvl w:val="0"/>
          <w:numId w:val="25"/>
        </w:numPr>
        <w:spacing w:line="300" w:lineRule="exact"/>
        <w:rPr>
          <w:rFonts w:ascii="Times New Roman" w:hAnsi="Times New Roman"/>
          <w:color w:val="000000" w:themeColor="text1"/>
        </w:rPr>
      </w:pPr>
      <w:r w:rsidRPr="00FF0CA0">
        <w:rPr>
          <w:rFonts w:ascii="Times New Roman" w:hAnsi="Times New Roman"/>
          <w:color w:val="000000" w:themeColor="text1"/>
        </w:rPr>
        <w:t xml:space="preserve">Second contact </w:t>
      </w:r>
    </w:p>
    <w:p w:rsidR="00FF0CA0" w:rsidRPr="00FF0CA0" w:rsidRDefault="00FF0CA0" w:rsidP="00FF0CA0">
      <w:pPr>
        <w:pStyle w:val="ListParagraph"/>
        <w:numPr>
          <w:ilvl w:val="0"/>
          <w:numId w:val="25"/>
        </w:numPr>
        <w:spacing w:line="300" w:lineRule="exact"/>
        <w:rPr>
          <w:rFonts w:ascii="Times New Roman" w:hAnsi="Times New Roman"/>
          <w:color w:val="000000" w:themeColor="text1"/>
        </w:rPr>
      </w:pPr>
      <w:r w:rsidRPr="00FF0CA0">
        <w:rPr>
          <w:rFonts w:ascii="Times New Roman" w:hAnsi="Times New Roman"/>
          <w:color w:val="000000" w:themeColor="text1"/>
        </w:rPr>
        <w:t xml:space="preserve">Third contact </w:t>
      </w:r>
    </w:p>
    <w:p w:rsidR="00FF0CA0" w:rsidRDefault="00FF0CA0" w:rsidP="000361E6">
      <w:pPr>
        <w:spacing w:line="300" w:lineRule="exact"/>
        <w:rPr>
          <w:rFonts w:ascii="Tahoma" w:eastAsia="Arial Unicode MS" w:hAnsi="Tahoma" w:cs="Tahoma"/>
          <w:b/>
          <w:bCs/>
        </w:rPr>
      </w:pPr>
    </w:p>
    <w:p w:rsidR="000361E6" w:rsidRDefault="000361E6" w:rsidP="00FF0CA0">
      <w:pPr>
        <w:pStyle w:val="NoSpacing"/>
        <w:rPr>
          <w:rFonts w:ascii="Times New Roman" w:eastAsiaTheme="minorHAnsi" w:hAnsi="Times New Roman" w:cstheme="minorBidi"/>
          <w:b/>
          <w:bCs/>
          <w:color w:val="000000" w:themeColor="text1"/>
          <w:sz w:val="24"/>
          <w:szCs w:val="24"/>
          <w:u w:val="single"/>
          <w:lang w:val="en-US"/>
        </w:rPr>
      </w:pPr>
      <w:r w:rsidRPr="00FF0CA0">
        <w:rPr>
          <w:rFonts w:ascii="Times New Roman" w:eastAsiaTheme="minorHAnsi" w:hAnsi="Times New Roman" w:cstheme="minorBidi"/>
          <w:b/>
          <w:bCs/>
          <w:color w:val="000000" w:themeColor="text1"/>
          <w:sz w:val="24"/>
          <w:szCs w:val="24"/>
          <w:lang w:val="en-US"/>
        </w:rPr>
        <w:t>M9</w:t>
      </w:r>
      <w:r w:rsidR="00FF0CA0">
        <w:rPr>
          <w:rFonts w:ascii="Times New Roman" w:eastAsiaTheme="minorHAnsi" w:hAnsi="Times New Roman" w:cstheme="minorBidi"/>
          <w:b/>
          <w:bCs/>
          <w:color w:val="000000" w:themeColor="text1"/>
          <w:sz w:val="24"/>
          <w:szCs w:val="24"/>
          <w:lang w:val="en-US"/>
        </w:rPr>
        <w:t>.</w:t>
      </w:r>
      <w:r w:rsidRPr="00FF0CA0">
        <w:rPr>
          <w:rFonts w:ascii="Times New Roman" w:eastAsiaTheme="minorHAnsi" w:hAnsi="Times New Roman" w:cstheme="minorBidi"/>
          <w:b/>
          <w:bCs/>
          <w:color w:val="000000" w:themeColor="text1"/>
          <w:sz w:val="24"/>
          <w:szCs w:val="24"/>
          <w:lang w:val="en-US"/>
        </w:rPr>
        <w:t xml:space="preserve"> Year of the interview:</w:t>
      </w:r>
      <w:r w:rsidRPr="00FF0CA0">
        <w:rPr>
          <w:rFonts w:ascii="Times New Roman" w:eastAsiaTheme="minorHAnsi" w:hAnsi="Times New Roman" w:cstheme="minorBidi"/>
          <w:b/>
          <w:bCs/>
          <w:color w:val="000000" w:themeColor="text1"/>
          <w:sz w:val="24"/>
          <w:szCs w:val="24"/>
          <w:u w:val="single"/>
          <w:lang w:val="en-US"/>
        </w:rPr>
        <w:t xml:space="preserve"> 2010</w:t>
      </w:r>
    </w:p>
    <w:p w:rsidR="00FF0CA0" w:rsidRPr="00FF0CA0" w:rsidRDefault="00FF0CA0" w:rsidP="00FF0CA0">
      <w:pPr>
        <w:pStyle w:val="NoSpacing"/>
        <w:rPr>
          <w:rFonts w:ascii="Times New Roman" w:eastAsiaTheme="minorHAnsi" w:hAnsi="Times New Roman" w:cstheme="minorBidi"/>
          <w:b/>
          <w:bCs/>
          <w:color w:val="000000" w:themeColor="text1"/>
          <w:sz w:val="24"/>
          <w:szCs w:val="24"/>
          <w:lang w:val="en-US"/>
        </w:rPr>
      </w:pPr>
    </w:p>
    <w:p w:rsidR="000361E6" w:rsidRPr="00FF0CA0" w:rsidRDefault="000361E6" w:rsidP="00FF0CA0">
      <w:pPr>
        <w:pStyle w:val="NoSpacing"/>
        <w:rPr>
          <w:rFonts w:ascii="Times New Roman" w:eastAsiaTheme="minorHAnsi" w:hAnsi="Times New Roman" w:cstheme="minorBidi"/>
          <w:b/>
          <w:bCs/>
          <w:color w:val="000000" w:themeColor="text1"/>
          <w:sz w:val="24"/>
          <w:szCs w:val="24"/>
          <w:lang w:val="en-US"/>
        </w:rPr>
      </w:pPr>
      <w:r w:rsidRPr="00FF0CA0">
        <w:rPr>
          <w:rFonts w:ascii="Times New Roman" w:eastAsiaTheme="minorHAnsi" w:hAnsi="Times New Roman" w:cstheme="minorBidi"/>
          <w:b/>
          <w:bCs/>
          <w:color w:val="000000" w:themeColor="text1"/>
          <w:sz w:val="24"/>
          <w:szCs w:val="24"/>
          <w:lang w:val="en-US"/>
        </w:rPr>
        <w:t xml:space="preserve">M10. Month of the interview: </w:t>
      </w:r>
      <w:r w:rsidR="00FF0CA0">
        <w:rPr>
          <w:rFonts w:ascii="Times New Roman" w:eastAsiaTheme="minorHAnsi" w:hAnsi="Times New Roman" w:cstheme="minorBidi"/>
          <w:b/>
          <w:bCs/>
          <w:color w:val="000000" w:themeColor="text1"/>
          <w:sz w:val="24"/>
          <w:szCs w:val="24"/>
          <w:lang w:val="en-US"/>
        </w:rPr>
        <w:t>__ __</w:t>
      </w:r>
    </w:p>
    <w:p w:rsidR="005A169A" w:rsidRPr="005A169A" w:rsidRDefault="005A169A" w:rsidP="005A16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themeColor="text1"/>
          <w:szCs w:val="23"/>
        </w:rPr>
      </w:pPr>
    </w:p>
    <w:p w:rsidR="00183AFE" w:rsidRPr="00FF0CA0" w:rsidRDefault="005A169A" w:rsidP="00FF0CA0">
      <w:pPr>
        <w:pStyle w:val="NoSpacing"/>
        <w:rPr>
          <w:rFonts w:ascii="Times New Roman" w:eastAsiaTheme="minorHAnsi" w:hAnsi="Times New Roman" w:cstheme="minorBidi"/>
          <w:b/>
          <w:bCs/>
          <w:color w:val="000000" w:themeColor="text1"/>
          <w:sz w:val="24"/>
          <w:szCs w:val="24"/>
          <w:lang w:val="en-US"/>
        </w:rPr>
      </w:pPr>
      <w:r w:rsidRPr="00FF0CA0">
        <w:rPr>
          <w:rFonts w:ascii="Times New Roman" w:eastAsiaTheme="minorHAnsi" w:hAnsi="Times New Roman" w:cstheme="minorBidi"/>
          <w:b/>
          <w:bCs/>
          <w:color w:val="000000" w:themeColor="text1"/>
          <w:sz w:val="24"/>
          <w:szCs w:val="24"/>
          <w:lang w:val="en-US"/>
        </w:rPr>
        <w:t>M1</w:t>
      </w:r>
      <w:r w:rsidR="00CD50F9" w:rsidRPr="00FF0CA0">
        <w:rPr>
          <w:rFonts w:ascii="Times New Roman" w:eastAsiaTheme="minorHAnsi" w:hAnsi="Times New Roman" w:cstheme="minorBidi"/>
          <w:b/>
          <w:bCs/>
          <w:color w:val="000000" w:themeColor="text1"/>
          <w:sz w:val="24"/>
          <w:szCs w:val="24"/>
          <w:lang w:val="en-US"/>
        </w:rPr>
        <w:t>1</w:t>
      </w:r>
      <w:r w:rsidR="00FF0CA0">
        <w:rPr>
          <w:rFonts w:ascii="Times New Roman" w:eastAsiaTheme="minorHAnsi" w:hAnsi="Times New Roman" w:cstheme="minorBidi"/>
          <w:b/>
          <w:bCs/>
          <w:color w:val="000000" w:themeColor="text1"/>
          <w:sz w:val="24"/>
          <w:szCs w:val="24"/>
          <w:lang w:val="en-US"/>
        </w:rPr>
        <w:t>.</w:t>
      </w:r>
      <w:r w:rsidR="00183AFE" w:rsidRPr="00FF0CA0">
        <w:rPr>
          <w:rFonts w:ascii="Times New Roman" w:eastAsiaTheme="minorHAnsi" w:hAnsi="Times New Roman" w:cstheme="minorBidi"/>
          <w:b/>
          <w:bCs/>
          <w:color w:val="000000" w:themeColor="text1"/>
          <w:sz w:val="24"/>
          <w:szCs w:val="24"/>
          <w:lang w:val="en-US"/>
        </w:rPr>
        <w:t xml:space="preserve"> Date</w:t>
      </w:r>
      <w:r w:rsidR="00EB04B3" w:rsidRPr="00FF0CA0">
        <w:rPr>
          <w:rFonts w:ascii="Times New Roman" w:eastAsiaTheme="minorHAnsi" w:hAnsi="Times New Roman" w:cstheme="minorBidi"/>
          <w:b/>
          <w:bCs/>
          <w:color w:val="000000" w:themeColor="text1"/>
          <w:sz w:val="24"/>
          <w:szCs w:val="24"/>
          <w:lang w:val="en-US"/>
        </w:rPr>
        <w:t xml:space="preserve"> of interview</w:t>
      </w:r>
      <w:r w:rsidR="00FF0CA0">
        <w:rPr>
          <w:rFonts w:ascii="Times New Roman" w:eastAsiaTheme="minorHAnsi" w:hAnsi="Times New Roman" w:cstheme="minorBidi"/>
          <w:b/>
          <w:bCs/>
          <w:color w:val="000000" w:themeColor="text1"/>
          <w:sz w:val="24"/>
          <w:szCs w:val="24"/>
          <w:lang w:val="en-US"/>
        </w:rPr>
        <w:t>: __ __</w:t>
      </w:r>
    </w:p>
    <w:p w:rsidR="00183AFE" w:rsidRPr="00FF0CA0" w:rsidRDefault="005A169A" w:rsidP="00FF0CA0">
      <w:pPr>
        <w:pStyle w:val="NoSpacing"/>
        <w:rPr>
          <w:rFonts w:ascii="Times New Roman" w:eastAsiaTheme="minorHAnsi" w:hAnsi="Times New Roman" w:cstheme="minorBidi"/>
          <w:b/>
          <w:bCs/>
          <w:color w:val="000000" w:themeColor="text1"/>
          <w:sz w:val="24"/>
          <w:szCs w:val="24"/>
          <w:lang w:val="en-US"/>
        </w:rPr>
      </w:pPr>
      <w:r w:rsidRPr="00FF0CA0">
        <w:rPr>
          <w:rFonts w:ascii="Times New Roman" w:eastAsiaTheme="minorHAnsi" w:hAnsi="Times New Roman" w:cstheme="minorBidi"/>
          <w:b/>
          <w:bCs/>
          <w:color w:val="000000" w:themeColor="text1"/>
          <w:sz w:val="24"/>
          <w:szCs w:val="24"/>
          <w:lang w:val="en-US"/>
        </w:rPr>
        <w:t>M1</w:t>
      </w:r>
      <w:r w:rsidR="00CD50F9" w:rsidRPr="00FF0CA0">
        <w:rPr>
          <w:rFonts w:ascii="Times New Roman" w:eastAsiaTheme="minorHAnsi" w:hAnsi="Times New Roman" w:cstheme="minorBidi"/>
          <w:b/>
          <w:bCs/>
          <w:color w:val="000000" w:themeColor="text1"/>
          <w:sz w:val="24"/>
          <w:szCs w:val="24"/>
          <w:lang w:val="en-US"/>
        </w:rPr>
        <w:t>2</w:t>
      </w:r>
      <w:r w:rsidR="00FF0CA0" w:rsidRPr="00FF0CA0">
        <w:rPr>
          <w:rFonts w:ascii="Times New Roman" w:eastAsiaTheme="minorHAnsi" w:hAnsi="Times New Roman" w:cstheme="minorBidi"/>
          <w:b/>
          <w:bCs/>
          <w:color w:val="000000" w:themeColor="text1"/>
          <w:sz w:val="24"/>
          <w:szCs w:val="24"/>
          <w:lang w:val="en-US"/>
        </w:rPr>
        <w:t>.</w:t>
      </w:r>
      <w:r w:rsidR="00183AFE" w:rsidRPr="00FF0CA0">
        <w:rPr>
          <w:rFonts w:ascii="Times New Roman" w:eastAsiaTheme="minorHAnsi" w:hAnsi="Times New Roman" w:cstheme="minorBidi"/>
          <w:b/>
          <w:bCs/>
          <w:color w:val="000000" w:themeColor="text1"/>
          <w:sz w:val="24"/>
          <w:szCs w:val="24"/>
          <w:lang w:val="en-US"/>
        </w:rPr>
        <w:t xml:space="preserve"> Time Interview Started (24 hour clock)</w:t>
      </w:r>
      <w:r w:rsidR="00BE68CF" w:rsidRPr="00FF0CA0">
        <w:rPr>
          <w:rFonts w:ascii="Times New Roman" w:eastAsiaTheme="minorHAnsi" w:hAnsi="Times New Roman" w:cstheme="minorBidi"/>
          <w:b/>
          <w:bCs/>
          <w:color w:val="000000" w:themeColor="text1"/>
          <w:sz w:val="24"/>
          <w:szCs w:val="24"/>
          <w:lang w:val="en-US"/>
        </w:rPr>
        <w:t xml:space="preserve"> __ ___: __ ___</w:t>
      </w:r>
    </w:p>
    <w:p w:rsidR="00183AFE" w:rsidRPr="00FF0CA0" w:rsidRDefault="005A169A" w:rsidP="00FF0CA0">
      <w:pPr>
        <w:pStyle w:val="NoSpacing"/>
        <w:rPr>
          <w:rFonts w:ascii="Times New Roman" w:eastAsiaTheme="minorHAnsi" w:hAnsi="Times New Roman" w:cstheme="minorBidi"/>
          <w:b/>
          <w:bCs/>
          <w:color w:val="000000" w:themeColor="text1"/>
          <w:sz w:val="24"/>
          <w:szCs w:val="24"/>
          <w:lang w:val="en-US"/>
        </w:rPr>
      </w:pPr>
      <w:r w:rsidRPr="00FF0CA0">
        <w:rPr>
          <w:rFonts w:ascii="Times New Roman" w:eastAsiaTheme="minorHAnsi" w:hAnsi="Times New Roman" w:cstheme="minorBidi"/>
          <w:b/>
          <w:bCs/>
          <w:color w:val="000000" w:themeColor="text1"/>
          <w:sz w:val="24"/>
          <w:szCs w:val="24"/>
          <w:lang w:val="en-US"/>
        </w:rPr>
        <w:t>M1</w:t>
      </w:r>
      <w:r w:rsidR="00CD50F9" w:rsidRPr="00FF0CA0">
        <w:rPr>
          <w:rFonts w:ascii="Times New Roman" w:eastAsiaTheme="minorHAnsi" w:hAnsi="Times New Roman" w:cstheme="minorBidi"/>
          <w:b/>
          <w:bCs/>
          <w:color w:val="000000" w:themeColor="text1"/>
          <w:sz w:val="24"/>
          <w:szCs w:val="24"/>
          <w:lang w:val="en-US"/>
        </w:rPr>
        <w:t>3</w:t>
      </w:r>
      <w:r w:rsidR="00E33D1A">
        <w:rPr>
          <w:rFonts w:ascii="Times New Roman" w:eastAsiaTheme="minorHAnsi" w:hAnsi="Times New Roman" w:cstheme="minorBidi"/>
          <w:b/>
          <w:bCs/>
          <w:color w:val="000000" w:themeColor="text1"/>
          <w:sz w:val="24"/>
          <w:szCs w:val="24"/>
          <w:lang w:val="en-US"/>
        </w:rPr>
        <w:t>.</w:t>
      </w:r>
      <w:r w:rsidR="00183AFE" w:rsidRPr="00FF0CA0">
        <w:rPr>
          <w:rFonts w:ascii="Times New Roman" w:eastAsiaTheme="minorHAnsi" w:hAnsi="Times New Roman" w:cstheme="minorBidi"/>
          <w:b/>
          <w:bCs/>
          <w:color w:val="000000" w:themeColor="text1"/>
          <w:sz w:val="24"/>
          <w:szCs w:val="24"/>
          <w:lang w:val="en-US"/>
        </w:rPr>
        <w:t xml:space="preserve"> Time Interview Concluded (24 hour clock) </w:t>
      </w:r>
      <w:r w:rsidR="00BE68CF" w:rsidRPr="00FF0CA0">
        <w:rPr>
          <w:rFonts w:ascii="Times New Roman" w:eastAsiaTheme="minorHAnsi" w:hAnsi="Times New Roman" w:cstheme="minorBidi"/>
          <w:b/>
          <w:bCs/>
          <w:color w:val="000000" w:themeColor="text1"/>
          <w:sz w:val="24"/>
          <w:szCs w:val="24"/>
          <w:lang w:val="en-US"/>
        </w:rPr>
        <w:t>__ ___: __ ___</w:t>
      </w:r>
    </w:p>
    <w:p w:rsidR="00183AFE" w:rsidRPr="00E33D1A" w:rsidRDefault="005A169A" w:rsidP="00E33D1A">
      <w:pPr>
        <w:pStyle w:val="NoSpacing"/>
        <w:rPr>
          <w:rFonts w:ascii="Times New Roman" w:eastAsiaTheme="minorHAnsi" w:hAnsi="Times New Roman" w:cstheme="minorBidi"/>
          <w:b/>
          <w:bCs/>
          <w:color w:val="000000" w:themeColor="text1"/>
          <w:sz w:val="24"/>
          <w:szCs w:val="24"/>
          <w:lang w:val="en-US"/>
        </w:rPr>
      </w:pPr>
      <w:r w:rsidRPr="00E33D1A">
        <w:rPr>
          <w:rFonts w:ascii="Times New Roman" w:eastAsiaTheme="minorHAnsi" w:hAnsi="Times New Roman" w:cstheme="minorBidi"/>
          <w:b/>
          <w:bCs/>
          <w:color w:val="000000" w:themeColor="text1"/>
          <w:sz w:val="24"/>
          <w:szCs w:val="24"/>
          <w:lang w:val="en-US"/>
        </w:rPr>
        <w:t>M1</w:t>
      </w:r>
      <w:r w:rsidR="00CD50F9" w:rsidRPr="00E33D1A">
        <w:rPr>
          <w:rFonts w:ascii="Times New Roman" w:eastAsiaTheme="minorHAnsi" w:hAnsi="Times New Roman" w:cstheme="minorBidi"/>
          <w:b/>
          <w:bCs/>
          <w:color w:val="000000" w:themeColor="text1"/>
          <w:sz w:val="24"/>
          <w:szCs w:val="24"/>
          <w:lang w:val="en-US"/>
        </w:rPr>
        <w:t>4</w:t>
      </w:r>
      <w:r w:rsidR="00E33D1A" w:rsidRPr="00E33D1A">
        <w:rPr>
          <w:rFonts w:ascii="Times New Roman" w:eastAsiaTheme="minorHAnsi" w:hAnsi="Times New Roman" w:cstheme="minorBidi"/>
          <w:b/>
          <w:bCs/>
          <w:color w:val="000000" w:themeColor="text1"/>
          <w:sz w:val="24"/>
          <w:szCs w:val="24"/>
          <w:lang w:val="en-US"/>
        </w:rPr>
        <w:t>.</w:t>
      </w:r>
      <w:r w:rsidR="00E161DF" w:rsidRPr="00E33D1A">
        <w:rPr>
          <w:rFonts w:ascii="Times New Roman" w:eastAsiaTheme="minorHAnsi" w:hAnsi="Times New Roman" w:cstheme="minorBidi"/>
          <w:b/>
          <w:bCs/>
          <w:color w:val="000000" w:themeColor="text1"/>
          <w:sz w:val="24"/>
          <w:szCs w:val="24"/>
          <w:lang w:val="en-US"/>
        </w:rPr>
        <w:t xml:space="preserve"> Duration of the interview in minute: </w:t>
      </w:r>
      <w:r w:rsidR="00E33D1A" w:rsidRPr="00E33D1A">
        <w:rPr>
          <w:rFonts w:ascii="Times New Roman" w:eastAsiaTheme="minorHAnsi" w:hAnsi="Times New Roman" w:cstheme="minorBidi"/>
          <w:b/>
          <w:bCs/>
          <w:color w:val="000000" w:themeColor="text1"/>
          <w:sz w:val="24"/>
          <w:szCs w:val="24"/>
          <w:lang w:val="en-US"/>
        </w:rPr>
        <w:t>__ __</w:t>
      </w:r>
    </w:p>
    <w:p w:rsidR="00007023" w:rsidRPr="000F270A" w:rsidRDefault="00EB04B3" w:rsidP="00EB04B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szCs w:val="34"/>
        </w:rPr>
      </w:pPr>
      <w:r w:rsidRPr="000F270A">
        <w:rPr>
          <w:rFonts w:ascii="Times" w:hAnsi="Times" w:cs="Times"/>
          <w:color w:val="000000"/>
          <w:szCs w:val="34"/>
        </w:rPr>
        <w:t xml:space="preserve"> </w:t>
      </w:r>
    </w:p>
    <w:p w:rsidR="00CD50F9" w:rsidRPr="00E33D1A" w:rsidRDefault="00CD50F9" w:rsidP="00E33D1A">
      <w:pPr>
        <w:pStyle w:val="NoSpacing"/>
        <w:rPr>
          <w:rFonts w:ascii="Times New Roman" w:eastAsiaTheme="minorHAnsi" w:hAnsi="Times New Roman" w:cstheme="minorBidi"/>
          <w:b/>
          <w:bCs/>
          <w:color w:val="000000" w:themeColor="text1"/>
          <w:sz w:val="24"/>
          <w:szCs w:val="24"/>
          <w:lang w:val="en-US"/>
        </w:rPr>
      </w:pPr>
      <w:r w:rsidRPr="00E33D1A">
        <w:rPr>
          <w:rFonts w:ascii="Times New Roman" w:eastAsiaTheme="minorHAnsi" w:hAnsi="Times New Roman" w:cstheme="minorBidi"/>
          <w:b/>
          <w:bCs/>
          <w:color w:val="000000" w:themeColor="text1"/>
          <w:sz w:val="24"/>
          <w:szCs w:val="24"/>
          <w:lang w:val="en-US"/>
        </w:rPr>
        <w:t>M15. Supervisor Code: ____________________</w:t>
      </w:r>
    </w:p>
    <w:p w:rsidR="00CD50F9" w:rsidRPr="00E33D1A" w:rsidRDefault="00CD50F9" w:rsidP="00E33D1A">
      <w:pPr>
        <w:pStyle w:val="NoSpacing"/>
        <w:rPr>
          <w:rFonts w:ascii="Times New Roman" w:eastAsiaTheme="minorHAnsi" w:hAnsi="Times New Roman" w:cstheme="minorBidi"/>
          <w:b/>
          <w:bCs/>
          <w:color w:val="000000" w:themeColor="text1"/>
          <w:sz w:val="24"/>
          <w:szCs w:val="24"/>
          <w:lang w:val="en-US"/>
        </w:rPr>
      </w:pPr>
      <w:r w:rsidRPr="00E33D1A">
        <w:rPr>
          <w:rFonts w:ascii="Times New Roman" w:eastAsiaTheme="minorHAnsi" w:hAnsi="Times New Roman" w:cstheme="minorBidi"/>
          <w:b/>
          <w:bCs/>
          <w:color w:val="000000" w:themeColor="text1"/>
          <w:sz w:val="24"/>
          <w:szCs w:val="24"/>
          <w:lang w:val="en-US"/>
        </w:rPr>
        <w:t xml:space="preserve">M16. Keypuncher Code___________________ </w:t>
      </w:r>
    </w:p>
    <w:p w:rsidR="00CD50F9" w:rsidRPr="00E33D1A" w:rsidRDefault="00CD50F9" w:rsidP="00E33D1A">
      <w:pPr>
        <w:pStyle w:val="NoSpacing"/>
        <w:rPr>
          <w:rFonts w:ascii="Times New Roman" w:eastAsiaTheme="minorHAnsi" w:hAnsi="Times New Roman" w:cstheme="minorBidi"/>
          <w:b/>
          <w:bCs/>
          <w:color w:val="000000" w:themeColor="text1"/>
          <w:sz w:val="24"/>
          <w:szCs w:val="24"/>
          <w:lang w:val="en-US"/>
        </w:rPr>
      </w:pPr>
      <w:r w:rsidRPr="00E33D1A">
        <w:rPr>
          <w:rFonts w:ascii="Times New Roman" w:eastAsiaTheme="minorHAnsi" w:hAnsi="Times New Roman" w:cstheme="minorBidi"/>
          <w:b/>
          <w:bCs/>
          <w:color w:val="000000" w:themeColor="text1"/>
          <w:sz w:val="24"/>
          <w:szCs w:val="24"/>
          <w:lang w:val="en-US"/>
        </w:rPr>
        <w:t>M17. Coder Code</w:t>
      </w:r>
      <w:proofErr w:type="gramStart"/>
      <w:r w:rsidRPr="00E33D1A">
        <w:rPr>
          <w:rFonts w:ascii="Times New Roman" w:eastAsiaTheme="minorHAnsi" w:hAnsi="Times New Roman" w:cstheme="minorBidi"/>
          <w:b/>
          <w:bCs/>
          <w:color w:val="000000" w:themeColor="text1"/>
          <w:sz w:val="24"/>
          <w:szCs w:val="24"/>
          <w:lang w:val="en-US"/>
        </w:rPr>
        <w:t>:_</w:t>
      </w:r>
      <w:proofErr w:type="gramEnd"/>
      <w:r w:rsidRPr="00E33D1A">
        <w:rPr>
          <w:rFonts w:ascii="Times New Roman" w:eastAsiaTheme="minorHAnsi" w:hAnsi="Times New Roman" w:cstheme="minorBidi"/>
          <w:b/>
          <w:bCs/>
          <w:color w:val="000000" w:themeColor="text1"/>
          <w:sz w:val="24"/>
          <w:szCs w:val="24"/>
          <w:lang w:val="en-US"/>
        </w:rPr>
        <w:t>________________________</w:t>
      </w:r>
    </w:p>
    <w:p w:rsidR="00CD50F9" w:rsidRPr="00E33D1A" w:rsidRDefault="00CD50F9" w:rsidP="00E33D1A">
      <w:pPr>
        <w:pStyle w:val="NoSpacing"/>
        <w:rPr>
          <w:rFonts w:ascii="Times New Roman" w:eastAsiaTheme="minorHAnsi" w:hAnsi="Times New Roman" w:cstheme="minorBidi"/>
          <w:b/>
          <w:bCs/>
          <w:color w:val="000000" w:themeColor="text1"/>
          <w:sz w:val="24"/>
          <w:szCs w:val="24"/>
          <w:lang w:val="en-US"/>
        </w:rPr>
      </w:pPr>
      <w:r w:rsidRPr="00E33D1A">
        <w:rPr>
          <w:rFonts w:ascii="Times New Roman" w:eastAsiaTheme="minorHAnsi" w:hAnsi="Times New Roman" w:cstheme="minorBidi"/>
          <w:b/>
          <w:bCs/>
          <w:color w:val="000000" w:themeColor="text1"/>
          <w:sz w:val="24"/>
          <w:szCs w:val="24"/>
          <w:lang w:val="en-US"/>
        </w:rPr>
        <w:t>M18. Interviewer Code</w:t>
      </w:r>
      <w:proofErr w:type="gramStart"/>
      <w:r w:rsidRPr="00E33D1A">
        <w:rPr>
          <w:rFonts w:ascii="Times New Roman" w:eastAsiaTheme="minorHAnsi" w:hAnsi="Times New Roman" w:cstheme="minorBidi"/>
          <w:b/>
          <w:bCs/>
          <w:color w:val="000000" w:themeColor="text1"/>
          <w:sz w:val="24"/>
          <w:szCs w:val="24"/>
          <w:lang w:val="en-US"/>
        </w:rPr>
        <w:t>:_</w:t>
      </w:r>
      <w:proofErr w:type="gramEnd"/>
      <w:r w:rsidRPr="00E33D1A">
        <w:rPr>
          <w:rFonts w:ascii="Times New Roman" w:eastAsiaTheme="minorHAnsi" w:hAnsi="Times New Roman" w:cstheme="minorBidi"/>
          <w:b/>
          <w:bCs/>
          <w:color w:val="000000" w:themeColor="text1"/>
          <w:sz w:val="24"/>
          <w:szCs w:val="24"/>
          <w:lang w:val="en-US"/>
        </w:rPr>
        <w:t>____________________</w:t>
      </w:r>
    </w:p>
    <w:p w:rsidR="001D45D4" w:rsidRDefault="001D45D4" w:rsidP="001D45D4">
      <w:pPr>
        <w:rPr>
          <w:rFonts w:ascii="Times" w:hAnsi="Times" w:cs="Times"/>
          <w:color w:val="000000"/>
          <w:sz w:val="21"/>
          <w:szCs w:val="21"/>
        </w:rPr>
      </w:pPr>
    </w:p>
    <w:p w:rsidR="00E33D1A" w:rsidRDefault="00E33D1A" w:rsidP="001D45D4"/>
    <w:sectPr w:rsidR="00E33D1A" w:rsidSect="001D45D4">
      <w:footerReference w:type="even" r:id="rId8"/>
      <w:footerReference w:type="default" r:id="rId9"/>
      <w:pgSz w:w="12240" w:h="15840"/>
      <w:pgMar w:top="1440" w:right="1800" w:bottom="1440" w:left="18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C2F40" w:rsidRDefault="007C2F40" w:rsidP="00730BC8">
      <w:r>
        <w:separator/>
      </w:r>
    </w:p>
  </w:endnote>
  <w:endnote w:type="continuationSeparator" w:id="0">
    <w:p w:rsidR="007C2F40" w:rsidRDefault="007C2F40" w:rsidP="00730BC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Times">
    <w:panose1 w:val="02020603050405020304"/>
    <w:charset w:val="00"/>
    <w:family w:val="roman"/>
    <w:pitch w:val="variable"/>
    <w:sig w:usb0="20002A87" w:usb1="00000000" w:usb2="00000000" w:usb3="00000000" w:csb0="000001FF" w:csb1="00000000"/>
  </w:font>
  <w:font w:name="Cambria">
    <w:panose1 w:val="02040503050406030204"/>
    <w:charset w:val="00"/>
    <w:family w:val="roman"/>
    <w:pitch w:val="variable"/>
    <w:sig w:usb0="A00002EF" w:usb1="4000004B"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Verdana">
    <w:panose1 w:val="020B0604030504040204"/>
    <w:charset w:val="00"/>
    <w:family w:val="swiss"/>
    <w:pitch w:val="variable"/>
    <w:sig w:usb0="A10006FF" w:usb1="4000205B" w:usb2="00000010" w:usb3="00000000" w:csb0="0000019F" w:csb1="00000000"/>
  </w:font>
  <w:font w:name="Helvetica">
    <w:panose1 w:val="020B0604020202020204"/>
    <w:charset w:val="00"/>
    <w:family w:val="swiss"/>
    <w:pitch w:val="variable"/>
    <w:sig w:usb0="20002A87" w:usb1="00000000" w:usb2="00000000" w:usb3="00000000" w:csb0="000001FF" w:csb1="00000000"/>
  </w:font>
  <w:font w:name="Monaco">
    <w:altName w:val="Courier New"/>
    <w:charset w:val="00"/>
    <w:family w:val="auto"/>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3E7A" w:rsidRDefault="000C5336" w:rsidP="00F66B92">
    <w:pPr>
      <w:pStyle w:val="Footer"/>
      <w:framePr w:wrap="around" w:vAnchor="text" w:hAnchor="margin" w:xAlign="right" w:y="1"/>
      <w:rPr>
        <w:rStyle w:val="PageNumber"/>
      </w:rPr>
    </w:pPr>
    <w:r>
      <w:rPr>
        <w:rStyle w:val="PageNumber"/>
      </w:rPr>
      <w:fldChar w:fldCharType="begin"/>
    </w:r>
    <w:r w:rsidR="00F93E7A">
      <w:rPr>
        <w:rStyle w:val="PageNumber"/>
      </w:rPr>
      <w:instrText xml:space="preserve">PAGE  </w:instrText>
    </w:r>
    <w:r>
      <w:rPr>
        <w:rStyle w:val="PageNumber"/>
      </w:rPr>
      <w:fldChar w:fldCharType="end"/>
    </w:r>
  </w:p>
  <w:p w:rsidR="00F93E7A" w:rsidRDefault="00F93E7A" w:rsidP="00EB04B3">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3E7A" w:rsidRDefault="000C5336" w:rsidP="00F66B92">
    <w:pPr>
      <w:pStyle w:val="Footer"/>
      <w:framePr w:wrap="around" w:vAnchor="text" w:hAnchor="margin" w:xAlign="right" w:y="1"/>
      <w:rPr>
        <w:rStyle w:val="PageNumber"/>
      </w:rPr>
    </w:pPr>
    <w:r>
      <w:rPr>
        <w:rStyle w:val="PageNumber"/>
      </w:rPr>
      <w:fldChar w:fldCharType="begin"/>
    </w:r>
    <w:r w:rsidR="00F93E7A">
      <w:rPr>
        <w:rStyle w:val="PageNumber"/>
      </w:rPr>
      <w:instrText xml:space="preserve">PAGE  </w:instrText>
    </w:r>
    <w:r>
      <w:rPr>
        <w:rStyle w:val="PageNumber"/>
      </w:rPr>
      <w:fldChar w:fldCharType="separate"/>
    </w:r>
    <w:r w:rsidR="001C38F2">
      <w:rPr>
        <w:rStyle w:val="PageNumber"/>
        <w:noProof/>
      </w:rPr>
      <w:t>5</w:t>
    </w:r>
    <w:r>
      <w:rPr>
        <w:rStyle w:val="PageNumber"/>
      </w:rPr>
      <w:fldChar w:fldCharType="end"/>
    </w:r>
  </w:p>
  <w:p w:rsidR="00F93E7A" w:rsidRDefault="00F93E7A" w:rsidP="00EB04B3">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C2F40" w:rsidRDefault="007C2F40" w:rsidP="00730BC8">
      <w:r>
        <w:separator/>
      </w:r>
    </w:p>
  </w:footnote>
  <w:footnote w:type="continuationSeparator" w:id="0">
    <w:p w:rsidR="007C2F40" w:rsidRDefault="007C2F40" w:rsidP="00730BC8">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E56968"/>
    <w:multiLevelType w:val="hybridMultilevel"/>
    <w:tmpl w:val="9280BB6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F821C98"/>
    <w:multiLevelType w:val="hybridMultilevel"/>
    <w:tmpl w:val="A260A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5E94A48"/>
    <w:multiLevelType w:val="hybridMultilevel"/>
    <w:tmpl w:val="9C2853FC"/>
    <w:lvl w:ilvl="0" w:tplc="498CFD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3CD1AA7"/>
    <w:multiLevelType w:val="hybridMultilevel"/>
    <w:tmpl w:val="09426550"/>
    <w:lvl w:ilvl="0" w:tplc="1E68C1DE">
      <w:start w:val="3"/>
      <w:numFmt w:val="decimal"/>
      <w:lvlText w:val="%1."/>
      <w:lvlJc w:val="left"/>
      <w:pPr>
        <w:tabs>
          <w:tab w:val="num" w:pos="1080"/>
        </w:tabs>
        <w:ind w:left="1080" w:hanging="360"/>
      </w:pPr>
      <w:rPr>
        <w:rFonts w:cs="Times New Roman" w:hint="default"/>
        <w:b w:val="0"/>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4">
    <w:nsid w:val="25986C3E"/>
    <w:multiLevelType w:val="hybridMultilevel"/>
    <w:tmpl w:val="E6481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48D3E07"/>
    <w:multiLevelType w:val="hybridMultilevel"/>
    <w:tmpl w:val="D0F613C2"/>
    <w:lvl w:ilvl="0" w:tplc="AC98F32A">
      <w:start w:val="1"/>
      <w:numFmt w:val="decimal"/>
      <w:lvlText w:val="%1."/>
      <w:lvlJc w:val="left"/>
      <w:pPr>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6">
    <w:nsid w:val="370212B7"/>
    <w:multiLevelType w:val="hybridMultilevel"/>
    <w:tmpl w:val="E3802E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BDF23CA"/>
    <w:multiLevelType w:val="hybridMultilevel"/>
    <w:tmpl w:val="9C2853FC"/>
    <w:lvl w:ilvl="0" w:tplc="498CFD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D2617C1"/>
    <w:multiLevelType w:val="hybridMultilevel"/>
    <w:tmpl w:val="6D9088C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3D912959"/>
    <w:multiLevelType w:val="hybridMultilevel"/>
    <w:tmpl w:val="D0F613C2"/>
    <w:lvl w:ilvl="0" w:tplc="AC98F32A">
      <w:start w:val="1"/>
      <w:numFmt w:val="decimal"/>
      <w:lvlText w:val="%1."/>
      <w:lvlJc w:val="left"/>
      <w:pPr>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0">
    <w:nsid w:val="440B1FF5"/>
    <w:multiLevelType w:val="hybridMultilevel"/>
    <w:tmpl w:val="E9FCF1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60B51F2"/>
    <w:multiLevelType w:val="hybridMultilevel"/>
    <w:tmpl w:val="9C2853FC"/>
    <w:lvl w:ilvl="0" w:tplc="498CFD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9B84C7E"/>
    <w:multiLevelType w:val="hybridMultilevel"/>
    <w:tmpl w:val="64E296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CCB4009"/>
    <w:multiLevelType w:val="hybridMultilevel"/>
    <w:tmpl w:val="E3802E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CD26A75"/>
    <w:multiLevelType w:val="hybridMultilevel"/>
    <w:tmpl w:val="9C2853FC"/>
    <w:lvl w:ilvl="0" w:tplc="498CFD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D323388"/>
    <w:multiLevelType w:val="hybridMultilevel"/>
    <w:tmpl w:val="4DE80D2E"/>
    <w:lvl w:ilvl="0" w:tplc="4B30C7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506B56BC"/>
    <w:multiLevelType w:val="hybridMultilevel"/>
    <w:tmpl w:val="71426914"/>
    <w:lvl w:ilvl="0" w:tplc="2F38E596">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2DB59FF"/>
    <w:multiLevelType w:val="hybridMultilevel"/>
    <w:tmpl w:val="A260A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9C06740"/>
    <w:multiLevelType w:val="hybridMultilevel"/>
    <w:tmpl w:val="8B301B78"/>
    <w:lvl w:ilvl="0" w:tplc="C1FC862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nsid w:val="5DE42F18"/>
    <w:multiLevelType w:val="hybridMultilevel"/>
    <w:tmpl w:val="D0F613C2"/>
    <w:lvl w:ilvl="0" w:tplc="AC98F32A">
      <w:start w:val="1"/>
      <w:numFmt w:val="decimal"/>
      <w:lvlText w:val="%1."/>
      <w:lvlJc w:val="left"/>
      <w:pPr>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0">
    <w:nsid w:val="5F0D52ED"/>
    <w:multiLevelType w:val="hybridMultilevel"/>
    <w:tmpl w:val="F84E8D98"/>
    <w:lvl w:ilvl="0" w:tplc="498CFD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F9227FC"/>
    <w:multiLevelType w:val="hybridMultilevel"/>
    <w:tmpl w:val="E3802E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FCA05A9"/>
    <w:multiLevelType w:val="hybridMultilevel"/>
    <w:tmpl w:val="B63CA0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4461108"/>
    <w:multiLevelType w:val="hybridMultilevel"/>
    <w:tmpl w:val="9C2853FC"/>
    <w:lvl w:ilvl="0" w:tplc="498CFD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4D34FE8"/>
    <w:multiLevelType w:val="hybridMultilevel"/>
    <w:tmpl w:val="A46E8A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7945D2B"/>
    <w:multiLevelType w:val="hybridMultilevel"/>
    <w:tmpl w:val="D0F613C2"/>
    <w:lvl w:ilvl="0" w:tplc="AC98F32A">
      <w:start w:val="1"/>
      <w:numFmt w:val="decimal"/>
      <w:lvlText w:val="%1."/>
      <w:lvlJc w:val="left"/>
      <w:pPr>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6">
    <w:nsid w:val="6C0D05DB"/>
    <w:multiLevelType w:val="singleLevel"/>
    <w:tmpl w:val="1B32C9A2"/>
    <w:lvl w:ilvl="0">
      <w:numFmt w:val="bullet"/>
      <w:lvlText w:val="-"/>
      <w:lvlJc w:val="left"/>
      <w:pPr>
        <w:tabs>
          <w:tab w:val="num" w:pos="360"/>
        </w:tabs>
        <w:ind w:left="360" w:hanging="360"/>
      </w:pPr>
      <w:rPr>
        <w:rFonts w:hint="default"/>
      </w:rPr>
    </w:lvl>
  </w:abstractNum>
  <w:abstractNum w:abstractNumId="27">
    <w:nsid w:val="6C3E5FA7"/>
    <w:multiLevelType w:val="hybridMultilevel"/>
    <w:tmpl w:val="9C2853FC"/>
    <w:lvl w:ilvl="0" w:tplc="498CFD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33506A7"/>
    <w:multiLevelType w:val="hybridMultilevel"/>
    <w:tmpl w:val="E3802E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4BF110C"/>
    <w:multiLevelType w:val="hybridMultilevel"/>
    <w:tmpl w:val="F54AACDE"/>
    <w:lvl w:ilvl="0" w:tplc="5894A0CA">
      <w:start w:val="6"/>
      <w:numFmt w:val="bullet"/>
      <w:lvlText w:val="–"/>
      <w:lvlJc w:val="left"/>
      <w:pPr>
        <w:ind w:left="720" w:hanging="360"/>
      </w:pPr>
      <w:rPr>
        <w:rFonts w:ascii="Times" w:eastAsiaTheme="minorHAnsi" w:hAnsi="Times" w:cs="Time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82D1DC3"/>
    <w:multiLevelType w:val="hybridMultilevel"/>
    <w:tmpl w:val="D9D68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BA37CEA"/>
    <w:multiLevelType w:val="hybridMultilevel"/>
    <w:tmpl w:val="4CCA4C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nsid w:val="7CBE6276"/>
    <w:multiLevelType w:val="hybridMultilevel"/>
    <w:tmpl w:val="237E1C6C"/>
    <w:lvl w:ilvl="0" w:tplc="AC98F32A">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DDD550F"/>
    <w:multiLevelType w:val="hybridMultilevel"/>
    <w:tmpl w:val="56E2718E"/>
    <w:lvl w:ilvl="0" w:tplc="AC98F3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7EA96E09"/>
    <w:multiLevelType w:val="hybridMultilevel"/>
    <w:tmpl w:val="E70E88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9"/>
  </w:num>
  <w:num w:numId="2">
    <w:abstractNumId w:val="26"/>
  </w:num>
  <w:num w:numId="3">
    <w:abstractNumId w:val="15"/>
  </w:num>
  <w:num w:numId="4">
    <w:abstractNumId w:val="16"/>
  </w:num>
  <w:num w:numId="5">
    <w:abstractNumId w:val="1"/>
  </w:num>
  <w:num w:numId="6">
    <w:abstractNumId w:val="17"/>
  </w:num>
  <w:num w:numId="7">
    <w:abstractNumId w:val="34"/>
  </w:num>
  <w:num w:numId="8">
    <w:abstractNumId w:val="22"/>
  </w:num>
  <w:num w:numId="9">
    <w:abstractNumId w:val="12"/>
  </w:num>
  <w:num w:numId="10">
    <w:abstractNumId w:val="13"/>
  </w:num>
  <w:num w:numId="11">
    <w:abstractNumId w:val="28"/>
  </w:num>
  <w:num w:numId="12">
    <w:abstractNumId w:val="21"/>
  </w:num>
  <w:num w:numId="13">
    <w:abstractNumId w:val="6"/>
  </w:num>
  <w:num w:numId="14">
    <w:abstractNumId w:val="10"/>
  </w:num>
  <w:num w:numId="15">
    <w:abstractNumId w:val="2"/>
  </w:num>
  <w:num w:numId="16">
    <w:abstractNumId w:val="7"/>
  </w:num>
  <w:num w:numId="17">
    <w:abstractNumId w:val="11"/>
  </w:num>
  <w:num w:numId="18">
    <w:abstractNumId w:val="27"/>
  </w:num>
  <w:num w:numId="19">
    <w:abstractNumId w:val="14"/>
  </w:num>
  <w:num w:numId="20">
    <w:abstractNumId w:val="23"/>
  </w:num>
  <w:num w:numId="21">
    <w:abstractNumId w:val="24"/>
  </w:num>
  <w:num w:numId="22">
    <w:abstractNumId w:val="33"/>
  </w:num>
  <w:num w:numId="23">
    <w:abstractNumId w:val="31"/>
  </w:num>
  <w:num w:numId="24">
    <w:abstractNumId w:val="30"/>
  </w:num>
  <w:num w:numId="25">
    <w:abstractNumId w:val="18"/>
  </w:num>
  <w:num w:numId="26">
    <w:abstractNumId w:val="20"/>
  </w:num>
  <w:num w:numId="27">
    <w:abstractNumId w:val="32"/>
  </w:num>
  <w:num w:numId="28">
    <w:abstractNumId w:val="9"/>
  </w:num>
  <w:num w:numId="29">
    <w:abstractNumId w:val="4"/>
  </w:num>
  <w:num w:numId="30">
    <w:abstractNumId w:val="25"/>
  </w:num>
  <w:num w:numId="31">
    <w:abstractNumId w:val="19"/>
  </w:num>
  <w:num w:numId="32">
    <w:abstractNumId w:val="5"/>
  </w:num>
  <w:num w:numId="33">
    <w:abstractNumId w:val="8"/>
  </w:num>
  <w:num w:numId="34">
    <w:abstractNumId w:val="0"/>
  </w:num>
  <w:num w:numId="3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trackRevisions/>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doNotAutofitConstrainedTables/>
    <w:splitPgBreakAndParaMark/>
    <w:doNotVertAlignCellWithSp/>
    <w:doNotBreakConstrainedForcedTable/>
    <w:useAnsiKerningPairs/>
    <w:cachedColBalance/>
  </w:compat>
  <w:rsids>
    <w:rsidRoot w:val="001D45D4"/>
    <w:rsid w:val="00007023"/>
    <w:rsid w:val="000245B3"/>
    <w:rsid w:val="000361E6"/>
    <w:rsid w:val="000530D4"/>
    <w:rsid w:val="00072CC0"/>
    <w:rsid w:val="00076158"/>
    <w:rsid w:val="0008683B"/>
    <w:rsid w:val="0009519F"/>
    <w:rsid w:val="000B4389"/>
    <w:rsid w:val="000C098F"/>
    <w:rsid w:val="000C5336"/>
    <w:rsid w:val="000F270A"/>
    <w:rsid w:val="000F7467"/>
    <w:rsid w:val="00134AA7"/>
    <w:rsid w:val="00171229"/>
    <w:rsid w:val="00176D56"/>
    <w:rsid w:val="00183AFE"/>
    <w:rsid w:val="001B31B8"/>
    <w:rsid w:val="001B4623"/>
    <w:rsid w:val="001C38F2"/>
    <w:rsid w:val="001D45D4"/>
    <w:rsid w:val="00243E1D"/>
    <w:rsid w:val="002679D0"/>
    <w:rsid w:val="002A1106"/>
    <w:rsid w:val="002B1E2A"/>
    <w:rsid w:val="002C0DED"/>
    <w:rsid w:val="002E3C87"/>
    <w:rsid w:val="002F265B"/>
    <w:rsid w:val="002F61F7"/>
    <w:rsid w:val="00314C0F"/>
    <w:rsid w:val="00335A81"/>
    <w:rsid w:val="00343213"/>
    <w:rsid w:val="0035598B"/>
    <w:rsid w:val="00364E32"/>
    <w:rsid w:val="003B167A"/>
    <w:rsid w:val="003C3863"/>
    <w:rsid w:val="003C5C9E"/>
    <w:rsid w:val="00427578"/>
    <w:rsid w:val="00427F80"/>
    <w:rsid w:val="00442BBF"/>
    <w:rsid w:val="004461C8"/>
    <w:rsid w:val="00446B0C"/>
    <w:rsid w:val="00475688"/>
    <w:rsid w:val="00497B5C"/>
    <w:rsid w:val="004A4144"/>
    <w:rsid w:val="005072C7"/>
    <w:rsid w:val="00525DE1"/>
    <w:rsid w:val="00530756"/>
    <w:rsid w:val="00563102"/>
    <w:rsid w:val="0056555F"/>
    <w:rsid w:val="005A169A"/>
    <w:rsid w:val="006519FD"/>
    <w:rsid w:val="0065552D"/>
    <w:rsid w:val="006851A0"/>
    <w:rsid w:val="006904DB"/>
    <w:rsid w:val="00693156"/>
    <w:rsid w:val="006D3F90"/>
    <w:rsid w:val="006D6FAC"/>
    <w:rsid w:val="006E69C3"/>
    <w:rsid w:val="00723D1A"/>
    <w:rsid w:val="00730BC8"/>
    <w:rsid w:val="00730F39"/>
    <w:rsid w:val="007315E2"/>
    <w:rsid w:val="007325F5"/>
    <w:rsid w:val="007766F1"/>
    <w:rsid w:val="007833BB"/>
    <w:rsid w:val="0079166B"/>
    <w:rsid w:val="007A3B9D"/>
    <w:rsid w:val="007A7314"/>
    <w:rsid w:val="007A7419"/>
    <w:rsid w:val="007C116C"/>
    <w:rsid w:val="007C2F40"/>
    <w:rsid w:val="007F35F1"/>
    <w:rsid w:val="00816BEB"/>
    <w:rsid w:val="00835EE5"/>
    <w:rsid w:val="008715DB"/>
    <w:rsid w:val="00894C6F"/>
    <w:rsid w:val="008A03B6"/>
    <w:rsid w:val="008A18E6"/>
    <w:rsid w:val="008A7356"/>
    <w:rsid w:val="008B45D4"/>
    <w:rsid w:val="008B6AFF"/>
    <w:rsid w:val="008C73FC"/>
    <w:rsid w:val="008E2DD3"/>
    <w:rsid w:val="00906775"/>
    <w:rsid w:val="00933572"/>
    <w:rsid w:val="00944932"/>
    <w:rsid w:val="00975BB9"/>
    <w:rsid w:val="0098408B"/>
    <w:rsid w:val="009C14FC"/>
    <w:rsid w:val="009C7303"/>
    <w:rsid w:val="009D3742"/>
    <w:rsid w:val="00A035F3"/>
    <w:rsid w:val="00A2190E"/>
    <w:rsid w:val="00A554F4"/>
    <w:rsid w:val="00A5796C"/>
    <w:rsid w:val="00A70341"/>
    <w:rsid w:val="00A950F1"/>
    <w:rsid w:val="00AA5773"/>
    <w:rsid w:val="00AC78DB"/>
    <w:rsid w:val="00AD4F52"/>
    <w:rsid w:val="00B31710"/>
    <w:rsid w:val="00B33212"/>
    <w:rsid w:val="00B74F50"/>
    <w:rsid w:val="00B7638C"/>
    <w:rsid w:val="00B84D6A"/>
    <w:rsid w:val="00B90188"/>
    <w:rsid w:val="00BB1CDA"/>
    <w:rsid w:val="00BB592E"/>
    <w:rsid w:val="00BC0388"/>
    <w:rsid w:val="00BC1574"/>
    <w:rsid w:val="00BC2EB3"/>
    <w:rsid w:val="00BC7B60"/>
    <w:rsid w:val="00BE41EE"/>
    <w:rsid w:val="00BE68CF"/>
    <w:rsid w:val="00C05488"/>
    <w:rsid w:val="00C110BC"/>
    <w:rsid w:val="00C36E44"/>
    <w:rsid w:val="00C707CC"/>
    <w:rsid w:val="00C70BDB"/>
    <w:rsid w:val="00C73C3E"/>
    <w:rsid w:val="00C93248"/>
    <w:rsid w:val="00C978AB"/>
    <w:rsid w:val="00CA2D4B"/>
    <w:rsid w:val="00CB5966"/>
    <w:rsid w:val="00CD1081"/>
    <w:rsid w:val="00CD50F9"/>
    <w:rsid w:val="00CF7876"/>
    <w:rsid w:val="00D452F5"/>
    <w:rsid w:val="00D520D8"/>
    <w:rsid w:val="00D75635"/>
    <w:rsid w:val="00D83227"/>
    <w:rsid w:val="00D843DE"/>
    <w:rsid w:val="00D92AE5"/>
    <w:rsid w:val="00E101EC"/>
    <w:rsid w:val="00E13A92"/>
    <w:rsid w:val="00E161DF"/>
    <w:rsid w:val="00E319F7"/>
    <w:rsid w:val="00E33D1A"/>
    <w:rsid w:val="00E45C89"/>
    <w:rsid w:val="00E76C30"/>
    <w:rsid w:val="00EB04B3"/>
    <w:rsid w:val="00EB2478"/>
    <w:rsid w:val="00EC0D07"/>
    <w:rsid w:val="00ED254E"/>
    <w:rsid w:val="00ED2B91"/>
    <w:rsid w:val="00ED7D09"/>
    <w:rsid w:val="00EE5751"/>
    <w:rsid w:val="00F17A15"/>
    <w:rsid w:val="00F463CC"/>
    <w:rsid w:val="00F53ABE"/>
    <w:rsid w:val="00F65878"/>
    <w:rsid w:val="00F66B92"/>
    <w:rsid w:val="00F93E7A"/>
    <w:rsid w:val="00FA7451"/>
    <w:rsid w:val="00FC08CB"/>
    <w:rsid w:val="00FC3DDA"/>
    <w:rsid w:val="00FE4509"/>
    <w:rsid w:val="00FE67B0"/>
    <w:rsid w:val="00FE728E"/>
    <w:rsid w:val="00FF0CA0"/>
  </w:rsids>
  <m:mathPr>
    <m:mathFont m:val="Cambria Math"/>
    <m:brkBin m:val="before"/>
    <m:brkBinSub m:val="--"/>
    <m:smallFrac m:val="off"/>
    <m:dispDef m:val="off"/>
    <m:lMargin m:val="0"/>
    <m:rMargin m:val="0"/>
    <m:defJc m:val="centerGroup"/>
    <m:wrapRight/>
    <m:intLim m:val="subSup"/>
    <m:naryLim m:val="subSup"/>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764D9"/>
  </w:style>
  <w:style w:type="paragraph" w:styleId="Heading3">
    <w:name w:val="heading 3"/>
    <w:basedOn w:val="Normal"/>
    <w:next w:val="Normal"/>
    <w:link w:val="Heading3Char"/>
    <w:autoRedefine/>
    <w:uiPriority w:val="9"/>
    <w:qFormat/>
    <w:rsid w:val="00F66B92"/>
    <w:pPr>
      <w:pBdr>
        <w:bottom w:val="single" w:sz="4" w:space="1" w:color="95B3D7"/>
      </w:pBdr>
      <w:spacing w:before="240"/>
      <w:outlineLvl w:val="2"/>
    </w:pPr>
    <w:rPr>
      <w:rFonts w:ascii="Cambria" w:eastAsia="Times New Roman" w:hAnsi="Cambria" w:cs="Times New Roman"/>
      <w:b/>
      <w:bCs/>
      <w:color w:val="0070C0"/>
      <w:sz w:val="20"/>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1D45D4"/>
    <w:rPr>
      <w:color w:val="0000FF" w:themeColor="hyperlink"/>
      <w:u w:val="single"/>
    </w:rPr>
  </w:style>
  <w:style w:type="character" w:styleId="FollowedHyperlink">
    <w:name w:val="FollowedHyperlink"/>
    <w:basedOn w:val="DefaultParagraphFont"/>
    <w:uiPriority w:val="99"/>
    <w:semiHidden/>
    <w:unhideWhenUsed/>
    <w:rsid w:val="001D45D4"/>
    <w:rPr>
      <w:color w:val="800080" w:themeColor="followedHyperlink"/>
      <w:u w:val="single"/>
    </w:rPr>
  </w:style>
  <w:style w:type="paragraph" w:styleId="ListParagraph">
    <w:name w:val="List Paragraph"/>
    <w:basedOn w:val="Normal"/>
    <w:uiPriority w:val="34"/>
    <w:qFormat/>
    <w:rsid w:val="004A4144"/>
    <w:pPr>
      <w:ind w:left="720"/>
      <w:contextualSpacing/>
    </w:pPr>
  </w:style>
  <w:style w:type="paragraph" w:styleId="Footer">
    <w:name w:val="footer"/>
    <w:basedOn w:val="Normal"/>
    <w:link w:val="FooterChar"/>
    <w:uiPriority w:val="99"/>
    <w:semiHidden/>
    <w:unhideWhenUsed/>
    <w:rsid w:val="00EB04B3"/>
    <w:pPr>
      <w:tabs>
        <w:tab w:val="center" w:pos="4320"/>
        <w:tab w:val="right" w:pos="8640"/>
      </w:tabs>
    </w:pPr>
  </w:style>
  <w:style w:type="character" w:customStyle="1" w:styleId="FooterChar">
    <w:name w:val="Footer Char"/>
    <w:basedOn w:val="DefaultParagraphFont"/>
    <w:link w:val="Footer"/>
    <w:uiPriority w:val="99"/>
    <w:semiHidden/>
    <w:rsid w:val="00EB04B3"/>
  </w:style>
  <w:style w:type="character" w:styleId="PageNumber">
    <w:name w:val="page number"/>
    <w:basedOn w:val="DefaultParagraphFont"/>
    <w:uiPriority w:val="99"/>
    <w:semiHidden/>
    <w:unhideWhenUsed/>
    <w:rsid w:val="00EB04B3"/>
  </w:style>
  <w:style w:type="paragraph" w:styleId="CommentText">
    <w:name w:val="annotation text"/>
    <w:basedOn w:val="Normal"/>
    <w:link w:val="CommentTextChar"/>
    <w:semiHidden/>
    <w:rsid w:val="000245B3"/>
    <w:rPr>
      <w:rFonts w:ascii="Courier New" w:eastAsia="Times New Roman" w:hAnsi="Courier New" w:cs="Courier New"/>
    </w:rPr>
  </w:style>
  <w:style w:type="character" w:customStyle="1" w:styleId="CommentTextChar">
    <w:name w:val="Comment Text Char"/>
    <w:basedOn w:val="DefaultParagraphFont"/>
    <w:link w:val="CommentText"/>
    <w:semiHidden/>
    <w:rsid w:val="000245B3"/>
    <w:rPr>
      <w:rFonts w:ascii="Courier New" w:eastAsia="Times New Roman" w:hAnsi="Courier New" w:cs="Courier New"/>
    </w:rPr>
  </w:style>
  <w:style w:type="paragraph" w:styleId="BalloonText">
    <w:name w:val="Balloon Text"/>
    <w:basedOn w:val="Normal"/>
    <w:link w:val="BalloonTextChar"/>
    <w:uiPriority w:val="99"/>
    <w:semiHidden/>
    <w:unhideWhenUsed/>
    <w:rsid w:val="00906775"/>
    <w:rPr>
      <w:rFonts w:ascii="Tahoma" w:hAnsi="Tahoma" w:cs="Tahoma"/>
      <w:sz w:val="16"/>
      <w:szCs w:val="16"/>
    </w:rPr>
  </w:style>
  <w:style w:type="character" w:customStyle="1" w:styleId="BalloonTextChar">
    <w:name w:val="Balloon Text Char"/>
    <w:basedOn w:val="DefaultParagraphFont"/>
    <w:link w:val="BalloonText"/>
    <w:uiPriority w:val="99"/>
    <w:semiHidden/>
    <w:rsid w:val="00906775"/>
    <w:rPr>
      <w:rFonts w:ascii="Tahoma" w:hAnsi="Tahoma" w:cs="Tahoma"/>
      <w:sz w:val="16"/>
      <w:szCs w:val="16"/>
    </w:rPr>
  </w:style>
  <w:style w:type="character" w:styleId="CommentReference">
    <w:name w:val="annotation reference"/>
    <w:basedOn w:val="DefaultParagraphFont"/>
    <w:uiPriority w:val="99"/>
    <w:semiHidden/>
    <w:unhideWhenUsed/>
    <w:rsid w:val="00906775"/>
    <w:rPr>
      <w:sz w:val="16"/>
      <w:szCs w:val="16"/>
    </w:rPr>
  </w:style>
  <w:style w:type="paragraph" w:styleId="CommentSubject">
    <w:name w:val="annotation subject"/>
    <w:basedOn w:val="CommentText"/>
    <w:next w:val="CommentText"/>
    <w:link w:val="CommentSubjectChar"/>
    <w:uiPriority w:val="99"/>
    <w:semiHidden/>
    <w:unhideWhenUsed/>
    <w:rsid w:val="00906775"/>
    <w:rPr>
      <w:rFonts w:asciiTheme="minorHAnsi" w:eastAsiaTheme="minorHAnsi" w:hAnsiTheme="minorHAnsi" w:cstheme="minorBidi"/>
      <w:b/>
      <w:bCs/>
      <w:sz w:val="20"/>
      <w:szCs w:val="20"/>
    </w:rPr>
  </w:style>
  <w:style w:type="character" w:customStyle="1" w:styleId="CommentSubjectChar">
    <w:name w:val="Comment Subject Char"/>
    <w:basedOn w:val="CommentTextChar"/>
    <w:link w:val="CommentSubject"/>
    <w:uiPriority w:val="99"/>
    <w:semiHidden/>
    <w:rsid w:val="00906775"/>
    <w:rPr>
      <w:b/>
      <w:bCs/>
      <w:sz w:val="20"/>
      <w:szCs w:val="20"/>
    </w:rPr>
  </w:style>
  <w:style w:type="character" w:customStyle="1" w:styleId="Heading3Char">
    <w:name w:val="Heading 3 Char"/>
    <w:basedOn w:val="DefaultParagraphFont"/>
    <w:link w:val="Heading3"/>
    <w:uiPriority w:val="9"/>
    <w:rsid w:val="00F66B92"/>
    <w:rPr>
      <w:rFonts w:ascii="Cambria" w:eastAsia="Times New Roman" w:hAnsi="Cambria" w:cs="Times New Roman"/>
      <w:b/>
      <w:bCs/>
      <w:color w:val="0070C0"/>
      <w:sz w:val="20"/>
      <w:lang w:bidi="en-US"/>
    </w:rPr>
  </w:style>
  <w:style w:type="paragraph" w:styleId="NoSpacing">
    <w:name w:val="No Spacing"/>
    <w:uiPriority w:val="1"/>
    <w:qFormat/>
    <w:rsid w:val="00BC1574"/>
    <w:rPr>
      <w:rFonts w:ascii="Calibri" w:eastAsia="Calibri" w:hAnsi="Calibri" w:cs="Arial"/>
      <w:sz w:val="22"/>
      <w:szCs w:val="22"/>
      <w:lang w:val="en-GB"/>
    </w:rPr>
  </w:style>
</w:styles>
</file>

<file path=word/webSettings.xml><?xml version="1.0" encoding="utf-8"?>
<w:webSettings xmlns:r="http://schemas.openxmlformats.org/officeDocument/2006/relationships" xmlns:w="http://schemas.openxmlformats.org/wordprocessingml/2006/main">
  <w:divs>
    <w:div w:id="1167289996">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377E73-DA0A-44AC-B7EB-E003C2BB86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22</Pages>
  <Words>5145</Words>
  <Characters>29328</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Yale University</Company>
  <LinksUpToDate>false</LinksUpToDate>
  <CharactersWithSpaces>34405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Rafiq Ullah Kakar</dc:creator>
  <cp:lastModifiedBy>Rafiq</cp:lastModifiedBy>
  <cp:revision>13</cp:revision>
  <cp:lastPrinted>2010-09-05T05:15:00Z</cp:lastPrinted>
  <dcterms:created xsi:type="dcterms:W3CDTF">2011-01-10T10:51:00Z</dcterms:created>
  <dcterms:modified xsi:type="dcterms:W3CDTF">2011-02-26T06:29:00Z</dcterms:modified>
</cp:coreProperties>
</file>